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1842DF" w14:textId="30F423E0" w:rsidR="00AE327E" w:rsidRDefault="009C7EF8" w:rsidP="00BC5E25">
      <w:pPr>
        <w:jc w:val="center"/>
        <w:outlineLvl w:val="0"/>
        <w:rPr>
          <w:rFonts w:ascii="Times" w:eastAsia="Times New Roman" w:hAnsi="Times" w:cs="Times New Roman"/>
          <w:b/>
          <w:bCs/>
          <w:sz w:val="48"/>
          <w:szCs w:val="48"/>
        </w:rPr>
      </w:pPr>
      <w:r>
        <w:rPr>
          <w:rFonts w:ascii="Times" w:eastAsia="Times New Roman" w:hAnsi="Times" w:cs="Times New Roman"/>
          <w:b/>
          <w:bCs/>
          <w:sz w:val="48"/>
          <w:szCs w:val="48"/>
        </w:rPr>
        <w:t xml:space="preserve">MITRE </w:t>
      </w:r>
      <w:r w:rsidR="00AE327E">
        <w:rPr>
          <w:rFonts w:ascii="Times" w:eastAsia="Times New Roman" w:hAnsi="Times" w:cs="Times New Roman"/>
          <w:b/>
          <w:bCs/>
          <w:sz w:val="48"/>
          <w:szCs w:val="48"/>
        </w:rPr>
        <w:t>External Identity Federation</w:t>
      </w:r>
    </w:p>
    <w:p w14:paraId="28A15FF9" w14:textId="014E26F4" w:rsidR="003F36F7" w:rsidRDefault="003F36F7" w:rsidP="00BC5E25">
      <w:pPr>
        <w:jc w:val="center"/>
        <w:outlineLvl w:val="0"/>
        <w:rPr>
          <w:rFonts w:ascii="Times" w:eastAsia="Times New Roman" w:hAnsi="Times" w:cs="Times New Roman"/>
          <w:b/>
          <w:bCs/>
          <w:sz w:val="48"/>
          <w:szCs w:val="48"/>
        </w:rPr>
      </w:pPr>
      <w:r w:rsidRPr="003F36F7">
        <w:rPr>
          <w:rFonts w:ascii="Times" w:eastAsia="Times New Roman" w:hAnsi="Times" w:cs="Times New Roman"/>
          <w:b/>
          <w:bCs/>
          <w:sz w:val="48"/>
          <w:szCs w:val="48"/>
        </w:rPr>
        <w:t>Trust Framework System Rules</w:t>
      </w:r>
    </w:p>
    <w:p w14:paraId="78E86614" w14:textId="77777777" w:rsidR="009C1641" w:rsidRDefault="009C1641" w:rsidP="003F36F7">
      <w:pPr>
        <w:jc w:val="center"/>
        <w:rPr>
          <w:rFonts w:ascii="Times" w:eastAsia="Times New Roman" w:hAnsi="Times" w:cs="Times New Roman"/>
          <w:b/>
          <w:bCs/>
          <w:sz w:val="48"/>
          <w:szCs w:val="48"/>
        </w:rPr>
      </w:pPr>
    </w:p>
    <w:p w14:paraId="06A10D06" w14:textId="77777777" w:rsidR="009C1641" w:rsidRPr="003F36F7" w:rsidRDefault="009C1641" w:rsidP="003F36F7">
      <w:pPr>
        <w:jc w:val="center"/>
        <w:rPr>
          <w:rFonts w:ascii="Times" w:eastAsia="Times New Roman" w:hAnsi="Times" w:cs="Times New Roman"/>
          <w:sz w:val="20"/>
          <w:szCs w:val="20"/>
        </w:rPr>
      </w:pPr>
    </w:p>
    <w:p w14:paraId="51EB9159" w14:textId="31156142" w:rsidR="003F36F7" w:rsidRPr="003F36F7" w:rsidRDefault="00922C36" w:rsidP="003F36F7">
      <w:pPr>
        <w:spacing w:before="100" w:beforeAutospacing="1" w:after="100" w:afterAutospacing="1"/>
        <w:jc w:val="center"/>
        <w:rPr>
          <w:rFonts w:ascii="Times" w:hAnsi="Times" w:cs="Times New Roman"/>
          <w:sz w:val="20"/>
          <w:szCs w:val="20"/>
        </w:rPr>
      </w:pPr>
      <w:r>
        <w:rPr>
          <w:rFonts w:ascii="Times" w:eastAsia="Times New Roman" w:hAnsi="Times" w:cs="Times New Roman"/>
          <w:noProof/>
          <w:sz w:val="20"/>
          <w:szCs w:val="20"/>
        </w:rPr>
        <w:drawing>
          <wp:inline distT="0" distB="0" distL="0" distR="0" wp14:anchorId="1C40EDEF" wp14:editId="01F4A2D9">
            <wp:extent cx="1923911" cy="707100"/>
            <wp:effectExtent l="0" t="0" r="6985"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3911" cy="707100"/>
                    </a:xfrm>
                    <a:prstGeom prst="rect">
                      <a:avLst/>
                    </a:prstGeom>
                    <a:noFill/>
                    <a:ln>
                      <a:noFill/>
                    </a:ln>
                  </pic:spPr>
                </pic:pic>
              </a:graphicData>
            </a:graphic>
          </wp:inline>
        </w:drawing>
      </w:r>
    </w:p>
    <w:p w14:paraId="5533DE85" w14:textId="71283A2C" w:rsidR="003F36F7" w:rsidRPr="003F36F7" w:rsidRDefault="0002524E" w:rsidP="00BC5E25">
      <w:pPr>
        <w:spacing w:before="100" w:beforeAutospacing="1" w:after="100" w:afterAutospacing="1"/>
        <w:jc w:val="center"/>
        <w:outlineLvl w:val="0"/>
        <w:rPr>
          <w:rFonts w:ascii="Times" w:hAnsi="Times" w:cs="Times New Roman"/>
          <w:b/>
          <w:bCs/>
          <w:sz w:val="20"/>
          <w:szCs w:val="20"/>
        </w:rPr>
      </w:pPr>
      <w:r>
        <w:rPr>
          <w:rFonts w:ascii="Garamond" w:hAnsi="Garamond" w:cs="Times New Roman"/>
          <w:b/>
          <w:bCs/>
          <w:sz w:val="40"/>
          <w:szCs w:val="40"/>
        </w:rPr>
        <w:t>Version 1.0</w:t>
      </w:r>
      <w:r w:rsidR="00D732D7">
        <w:rPr>
          <w:rFonts w:ascii="Garamond" w:hAnsi="Garamond" w:cs="Times New Roman"/>
          <w:b/>
          <w:bCs/>
          <w:sz w:val="40"/>
          <w:szCs w:val="40"/>
        </w:rPr>
        <w:t>,</w:t>
      </w:r>
      <w:r w:rsidR="003F36F7" w:rsidRPr="003F36F7">
        <w:rPr>
          <w:rFonts w:ascii="Garamond" w:hAnsi="Garamond" w:cs="Times New Roman"/>
          <w:b/>
          <w:bCs/>
          <w:sz w:val="40"/>
          <w:szCs w:val="40"/>
        </w:rPr>
        <w:t xml:space="preserve"> </w:t>
      </w:r>
      <w:r w:rsidR="00452E88">
        <w:rPr>
          <w:rFonts w:ascii="Garamond" w:hAnsi="Garamond" w:cs="Times New Roman"/>
          <w:b/>
          <w:bCs/>
          <w:sz w:val="40"/>
          <w:szCs w:val="40"/>
        </w:rPr>
        <w:t>September 21</w:t>
      </w:r>
      <w:r w:rsidR="003F36F7" w:rsidRPr="003F36F7">
        <w:rPr>
          <w:rFonts w:ascii="Garamond" w:hAnsi="Garamond" w:cs="Times New Roman"/>
          <w:b/>
          <w:bCs/>
          <w:sz w:val="40"/>
          <w:szCs w:val="40"/>
        </w:rPr>
        <w:t>, 2012</w:t>
      </w:r>
    </w:p>
    <w:p w14:paraId="41EC7054" w14:textId="55BF24A4" w:rsidR="003F36F7" w:rsidRDefault="00361FF5" w:rsidP="003F36F7">
      <w:pPr>
        <w:spacing w:before="100" w:beforeAutospacing="1" w:after="100" w:afterAutospacing="1"/>
        <w:jc w:val="center"/>
        <w:rPr>
          <w:rFonts w:ascii="Garamond" w:hAnsi="Garamond" w:cs="Times New Roman"/>
          <w:b/>
          <w:bCs/>
          <w:sz w:val="40"/>
          <w:szCs w:val="40"/>
        </w:rPr>
      </w:pPr>
      <w:r>
        <w:rPr>
          <w:rFonts w:ascii="Times" w:hAnsi="Times" w:cs="Times New Roman"/>
          <w:b/>
          <w:bCs/>
          <w:sz w:val="40"/>
          <w:szCs w:val="40"/>
        </w:rPr>
        <w:t xml:space="preserve">Draft </w:t>
      </w:r>
      <w:r w:rsidR="00717F29">
        <w:rPr>
          <w:rFonts w:ascii="Times" w:hAnsi="Times" w:cs="Times New Roman"/>
          <w:b/>
          <w:bCs/>
          <w:sz w:val="40"/>
          <w:szCs w:val="40"/>
        </w:rPr>
        <w:t xml:space="preserve">and </w:t>
      </w:r>
      <w:r>
        <w:rPr>
          <w:rFonts w:ascii="Times" w:hAnsi="Times" w:cs="Times New Roman"/>
          <w:b/>
          <w:bCs/>
          <w:sz w:val="40"/>
          <w:szCs w:val="40"/>
        </w:rPr>
        <w:t>Commentary</w:t>
      </w:r>
      <w:r w:rsidR="003F36F7" w:rsidRPr="003F36F7">
        <w:rPr>
          <w:rFonts w:ascii="Times" w:hAnsi="Times" w:cs="Times New Roman"/>
          <w:b/>
          <w:bCs/>
          <w:sz w:val="40"/>
          <w:szCs w:val="40"/>
        </w:rPr>
        <w:br/>
      </w:r>
    </w:p>
    <w:p w14:paraId="20ED9174" w14:textId="77777777" w:rsidR="009C1641" w:rsidRDefault="009C1641" w:rsidP="003F36F7">
      <w:pPr>
        <w:spacing w:before="100" w:beforeAutospacing="1" w:after="100" w:afterAutospacing="1"/>
        <w:jc w:val="center"/>
        <w:rPr>
          <w:rFonts w:ascii="Garamond" w:hAnsi="Garamond" w:cs="Times New Roman"/>
          <w:b/>
          <w:bCs/>
          <w:sz w:val="40"/>
          <w:szCs w:val="40"/>
        </w:rPr>
      </w:pPr>
    </w:p>
    <w:p w14:paraId="54F1DBDE" w14:textId="77777777" w:rsidR="009C1641" w:rsidRDefault="009C1641" w:rsidP="003F36F7">
      <w:pPr>
        <w:spacing w:before="100" w:beforeAutospacing="1" w:after="100" w:afterAutospacing="1"/>
        <w:jc w:val="center"/>
        <w:rPr>
          <w:rFonts w:ascii="Garamond" w:hAnsi="Garamond" w:cs="Times New Roman"/>
          <w:b/>
          <w:bCs/>
          <w:sz w:val="40"/>
          <w:szCs w:val="40"/>
        </w:rPr>
      </w:pPr>
    </w:p>
    <w:p w14:paraId="60A11357" w14:textId="77777777" w:rsidR="000475E1" w:rsidRDefault="000475E1" w:rsidP="004C2CF8">
      <w:pPr>
        <w:spacing w:before="100" w:beforeAutospacing="1" w:after="100" w:afterAutospacing="1"/>
        <w:jc w:val="center"/>
        <w:rPr>
          <w:rFonts w:ascii="Times" w:hAnsi="Times" w:cs="Times New Roman"/>
          <w:sz w:val="20"/>
          <w:szCs w:val="20"/>
        </w:rPr>
      </w:pPr>
    </w:p>
    <w:p w14:paraId="6948CA42" w14:textId="77777777" w:rsidR="00236C7E" w:rsidRDefault="00236C7E" w:rsidP="004C2CF8">
      <w:pPr>
        <w:spacing w:before="100" w:beforeAutospacing="1" w:after="100" w:afterAutospacing="1"/>
        <w:jc w:val="center"/>
        <w:rPr>
          <w:rFonts w:ascii="Times" w:hAnsi="Times" w:cs="Times New Roman"/>
          <w:sz w:val="20"/>
          <w:szCs w:val="20"/>
        </w:rPr>
      </w:pPr>
    </w:p>
    <w:p w14:paraId="05441606" w14:textId="239912E6" w:rsidR="000475E1" w:rsidRDefault="003F36F7" w:rsidP="006373AB">
      <w:pPr>
        <w:spacing w:before="100" w:beforeAutospacing="1" w:after="100" w:afterAutospacing="1"/>
        <w:rPr>
          <w:rFonts w:ascii="Times" w:eastAsia="Times New Roman" w:hAnsi="Times" w:cs="Times New Roman"/>
          <w:b/>
          <w:bCs/>
          <w:sz w:val="20"/>
          <w:szCs w:val="20"/>
        </w:rPr>
      </w:pPr>
      <w:r w:rsidRPr="003F36F7">
        <w:rPr>
          <w:rFonts w:ascii="Cambria" w:eastAsia="Times New Roman" w:hAnsi="Cambria" w:cs="Times New Roman"/>
          <w:b/>
          <w:bCs/>
          <w:sz w:val="20"/>
          <w:szCs w:val="20"/>
        </w:rPr>
        <w:t>Commissioned by and for</w:t>
      </w:r>
      <w:r w:rsidRPr="003F36F7">
        <w:rPr>
          <w:rFonts w:ascii="Cambria" w:eastAsia="Times New Roman" w:hAnsi="Cambria" w:cs="Times New Roman"/>
          <w:sz w:val="20"/>
          <w:szCs w:val="20"/>
        </w:rPr>
        <w:t xml:space="preserve">: </w:t>
      </w:r>
      <w:r w:rsidRPr="003F36F7">
        <w:rPr>
          <w:rFonts w:ascii="Times" w:eastAsia="Times New Roman" w:hAnsi="Times" w:cs="Times New Roman"/>
          <w:sz w:val="20"/>
          <w:szCs w:val="20"/>
        </w:rPr>
        <w:br/>
      </w:r>
      <w:r w:rsidRPr="003F36F7">
        <w:rPr>
          <w:rFonts w:ascii="Cambria" w:eastAsia="Times New Roman" w:hAnsi="Cambria" w:cs="Times New Roman"/>
          <w:sz w:val="20"/>
          <w:szCs w:val="20"/>
        </w:rPr>
        <w:t xml:space="preserve">Justin Richer, </w:t>
      </w:r>
      <w:r w:rsidR="00972502">
        <w:rPr>
          <w:rFonts w:ascii="Cambria" w:eastAsia="Times New Roman" w:hAnsi="Cambria" w:cs="Times New Roman"/>
          <w:sz w:val="20"/>
          <w:szCs w:val="20"/>
        </w:rPr>
        <w:t>Lead</w:t>
      </w:r>
      <w:r w:rsidRPr="003F36F7">
        <w:rPr>
          <w:rFonts w:ascii="Cambria" w:eastAsia="Times New Roman" w:hAnsi="Cambria" w:cs="Times New Roman"/>
          <w:sz w:val="20"/>
          <w:szCs w:val="20"/>
        </w:rPr>
        <w:t xml:space="preserve"> Computer Scientist</w:t>
      </w:r>
      <w:r w:rsidRPr="003F36F7">
        <w:rPr>
          <w:rFonts w:ascii="Times" w:eastAsia="Times New Roman" w:hAnsi="Times" w:cs="Times New Roman"/>
          <w:sz w:val="20"/>
          <w:szCs w:val="20"/>
        </w:rPr>
        <w:br/>
      </w:r>
      <w:r w:rsidRPr="003F36F7">
        <w:rPr>
          <w:rFonts w:ascii="Cambria" w:eastAsia="Times New Roman" w:hAnsi="Cambria" w:cs="Times New Roman"/>
          <w:sz w:val="20"/>
          <w:szCs w:val="20"/>
        </w:rPr>
        <w:t>Social Computing Researcher; Multimedia and Collaboration, G061</w:t>
      </w:r>
      <w:r w:rsidRPr="003F36F7">
        <w:rPr>
          <w:rFonts w:ascii="Times" w:eastAsia="Times New Roman" w:hAnsi="Times" w:cs="Times New Roman"/>
          <w:sz w:val="20"/>
          <w:szCs w:val="20"/>
        </w:rPr>
        <w:br/>
      </w:r>
      <w:r w:rsidRPr="003F36F7">
        <w:rPr>
          <w:rFonts w:ascii="Cambria" w:eastAsia="Times New Roman" w:hAnsi="Cambria" w:cs="Times New Roman"/>
          <w:sz w:val="20"/>
          <w:szCs w:val="20"/>
        </w:rPr>
        <w:t>202 Burlington Rd, M/S K320, Bedford, MA 01730</w:t>
      </w:r>
      <w:r w:rsidRPr="003F36F7">
        <w:rPr>
          <w:rFonts w:ascii="Times" w:eastAsia="Times New Roman" w:hAnsi="Times" w:cs="Times New Roman"/>
          <w:sz w:val="20"/>
          <w:szCs w:val="20"/>
        </w:rPr>
        <w:br/>
      </w:r>
      <w:r w:rsidRPr="003F36F7">
        <w:rPr>
          <w:rFonts w:ascii="Cambria" w:eastAsia="Times New Roman" w:hAnsi="Cambria" w:cs="Times New Roman"/>
          <w:sz w:val="20"/>
          <w:szCs w:val="20"/>
        </w:rPr>
        <w:t xml:space="preserve">781-271-8176; jricher@mitre.org </w:t>
      </w:r>
      <w:r w:rsidRPr="003F36F7">
        <w:rPr>
          <w:rFonts w:ascii="Times" w:eastAsia="Times New Roman" w:hAnsi="Times" w:cs="Times New Roman"/>
          <w:sz w:val="20"/>
          <w:szCs w:val="20"/>
        </w:rPr>
        <w:br/>
      </w:r>
      <w:r w:rsidRPr="003F36F7">
        <w:rPr>
          <w:rFonts w:ascii="Times" w:eastAsia="Times New Roman" w:hAnsi="Times" w:cs="Times New Roman"/>
          <w:sz w:val="20"/>
          <w:szCs w:val="20"/>
        </w:rPr>
        <w:br/>
      </w:r>
      <w:r w:rsidRPr="003F36F7">
        <w:rPr>
          <w:rFonts w:ascii="Cambria" w:eastAsia="Times New Roman" w:hAnsi="Cambria" w:cs="Times New Roman"/>
          <w:b/>
          <w:bCs/>
          <w:sz w:val="20"/>
          <w:szCs w:val="20"/>
        </w:rPr>
        <w:t xml:space="preserve">Trust Framework Architect: </w:t>
      </w:r>
      <w:r w:rsidRPr="003F36F7">
        <w:rPr>
          <w:rFonts w:ascii="Times" w:eastAsia="Times New Roman" w:hAnsi="Times" w:cs="Times New Roman"/>
          <w:sz w:val="20"/>
          <w:szCs w:val="20"/>
        </w:rPr>
        <w:br/>
      </w:r>
      <w:r w:rsidRPr="003F36F7">
        <w:rPr>
          <w:rFonts w:ascii="Cambria" w:eastAsia="Times New Roman" w:hAnsi="Cambria" w:cs="Times New Roman"/>
          <w:sz w:val="20"/>
          <w:szCs w:val="20"/>
        </w:rPr>
        <w:t>Dazza (Daniel) Greenwood, JD</w:t>
      </w:r>
      <w:r w:rsidRPr="003F36F7">
        <w:rPr>
          <w:rFonts w:ascii="Times" w:eastAsia="Times New Roman" w:hAnsi="Times" w:cs="Times New Roman"/>
          <w:sz w:val="20"/>
          <w:szCs w:val="20"/>
        </w:rPr>
        <w:br/>
        <w:t xml:space="preserve">Consultant Agreement No. 92207 </w:t>
      </w:r>
      <w:r w:rsidRPr="003F36F7">
        <w:rPr>
          <w:rFonts w:ascii="Times" w:eastAsia="Times New Roman" w:hAnsi="Times" w:cs="Times New Roman"/>
          <w:sz w:val="20"/>
          <w:szCs w:val="20"/>
        </w:rPr>
        <w:br/>
      </w:r>
      <w:r w:rsidRPr="003F36F7">
        <w:rPr>
          <w:rFonts w:ascii="Cambria" w:eastAsia="Times New Roman" w:hAnsi="Cambria" w:cs="Times New Roman"/>
          <w:sz w:val="20"/>
          <w:szCs w:val="20"/>
        </w:rPr>
        <w:t>CIVICS.com 650-504-5474 dazza@civics.com</w:t>
      </w:r>
      <w:r w:rsidRPr="003F36F7">
        <w:rPr>
          <w:rFonts w:ascii="Times" w:eastAsia="Times New Roman" w:hAnsi="Times" w:cs="Times New Roman"/>
          <w:sz w:val="20"/>
          <w:szCs w:val="20"/>
        </w:rPr>
        <w:br/>
      </w:r>
      <w:r w:rsidRPr="003F36F7">
        <w:rPr>
          <w:rFonts w:ascii="Cambria" w:eastAsia="Times New Roman" w:hAnsi="Cambria" w:cs="Times New Roman"/>
          <w:sz w:val="20"/>
          <w:szCs w:val="20"/>
        </w:rPr>
        <w:t>1 Broadway, 14th Floor, Cambridge, MA 02142</w:t>
      </w:r>
      <w:r w:rsidRPr="003F36F7">
        <w:rPr>
          <w:rFonts w:ascii="Times" w:eastAsia="Times New Roman" w:hAnsi="Times" w:cs="Times New Roman"/>
          <w:sz w:val="20"/>
          <w:szCs w:val="20"/>
        </w:rPr>
        <w:br/>
      </w:r>
    </w:p>
    <w:p w14:paraId="0CE1338A" w14:textId="0BDFE062" w:rsidR="0013367C" w:rsidRDefault="0013367C" w:rsidP="0013367C">
      <w:pPr>
        <w:rPr>
          <w:rFonts w:ascii="Times" w:eastAsia="Times New Roman" w:hAnsi="Times" w:cs="Times New Roman"/>
          <w:sz w:val="20"/>
          <w:szCs w:val="20"/>
        </w:rPr>
      </w:pPr>
      <w:r>
        <w:rPr>
          <w:rFonts w:ascii="Times" w:eastAsia="Times New Roman" w:hAnsi="Times" w:cs="Times New Roman"/>
          <w:sz w:val="20"/>
          <w:szCs w:val="20"/>
        </w:rPr>
        <w:br w:type="page"/>
      </w:r>
    </w:p>
    <w:p w14:paraId="1F5772B2" w14:textId="77777777" w:rsidR="00693308" w:rsidRDefault="00693308" w:rsidP="00BC5E25">
      <w:pPr>
        <w:pStyle w:val="ListParagraph"/>
        <w:ind w:left="360"/>
        <w:jc w:val="center"/>
        <w:outlineLvl w:val="0"/>
        <w:rPr>
          <w:rFonts w:ascii="Times" w:eastAsia="Times New Roman" w:hAnsi="Times" w:cs="Times New Roman"/>
          <w:b/>
          <w:bCs/>
          <w:smallCaps/>
          <w:sz w:val="28"/>
          <w:szCs w:val="28"/>
        </w:rPr>
      </w:pPr>
      <w:proofErr w:type="spellStart"/>
      <w:r>
        <w:rPr>
          <w:rFonts w:ascii="Times" w:eastAsia="Times New Roman" w:hAnsi="Times" w:cs="Times New Roman"/>
          <w:b/>
          <w:bCs/>
          <w:smallCaps/>
          <w:sz w:val="28"/>
          <w:szCs w:val="28"/>
        </w:rPr>
        <w:lastRenderedPageBreak/>
        <w:t>MITRE</w:t>
      </w:r>
      <w:r w:rsidRPr="00DB0539">
        <w:rPr>
          <w:rFonts w:ascii="Times" w:eastAsia="Times New Roman" w:hAnsi="Times" w:cs="Times New Roman"/>
          <w:b/>
          <w:bCs/>
          <w:sz w:val="28"/>
          <w:szCs w:val="28"/>
        </w:rPr>
        <w:t>id</w:t>
      </w:r>
      <w:proofErr w:type="spellEnd"/>
      <w:r>
        <w:rPr>
          <w:rFonts w:ascii="Times" w:eastAsia="Times New Roman" w:hAnsi="Times" w:cs="Times New Roman"/>
          <w:b/>
          <w:bCs/>
          <w:smallCaps/>
          <w:sz w:val="28"/>
          <w:szCs w:val="28"/>
        </w:rPr>
        <w:t xml:space="preserve"> External Identity Federation</w:t>
      </w:r>
      <w:r w:rsidR="00575DC8" w:rsidRPr="005A2260">
        <w:rPr>
          <w:rFonts w:ascii="Times" w:eastAsia="Times New Roman" w:hAnsi="Times" w:cs="Times New Roman"/>
          <w:b/>
          <w:bCs/>
          <w:smallCaps/>
          <w:sz w:val="28"/>
          <w:szCs w:val="28"/>
        </w:rPr>
        <w:t xml:space="preserve"> </w:t>
      </w:r>
    </w:p>
    <w:p w14:paraId="06FBEB69" w14:textId="78D7C963" w:rsidR="00575DC8" w:rsidRPr="005A2260" w:rsidRDefault="00575DC8" w:rsidP="005A2260">
      <w:pPr>
        <w:pStyle w:val="ListParagraph"/>
        <w:ind w:left="360"/>
        <w:jc w:val="center"/>
        <w:rPr>
          <w:rFonts w:ascii="Times" w:eastAsia="Times New Roman" w:hAnsi="Times" w:cs="Times New Roman"/>
          <w:b/>
          <w:bCs/>
          <w:smallCaps/>
          <w:sz w:val="28"/>
          <w:szCs w:val="28"/>
        </w:rPr>
      </w:pPr>
      <w:r w:rsidRPr="005A2260">
        <w:rPr>
          <w:rFonts w:ascii="Times" w:eastAsia="Times New Roman" w:hAnsi="Times" w:cs="Times New Roman"/>
          <w:b/>
          <w:bCs/>
          <w:smallCaps/>
          <w:sz w:val="28"/>
          <w:szCs w:val="28"/>
        </w:rPr>
        <w:t>Trust Framework System Rules</w:t>
      </w:r>
    </w:p>
    <w:p w14:paraId="433B71B3" w14:textId="77777777" w:rsidR="00575DC8" w:rsidRDefault="00575DC8" w:rsidP="00575DC8">
      <w:pPr>
        <w:pStyle w:val="ListParagraph"/>
        <w:ind w:left="360"/>
        <w:rPr>
          <w:rFonts w:ascii="Times" w:eastAsia="Times New Roman" w:hAnsi="Times" w:cs="Times New Roman"/>
          <w:b/>
          <w:sz w:val="20"/>
          <w:szCs w:val="20"/>
        </w:rPr>
      </w:pPr>
    </w:p>
    <w:p w14:paraId="4FAD7418" w14:textId="0BF850D2" w:rsidR="0013367C" w:rsidRPr="005E7A9A" w:rsidRDefault="0013367C" w:rsidP="0013367C">
      <w:pPr>
        <w:pStyle w:val="ListParagraph"/>
        <w:numPr>
          <w:ilvl w:val="0"/>
          <w:numId w:val="3"/>
        </w:numPr>
        <w:rPr>
          <w:rFonts w:ascii="Times" w:eastAsia="Times New Roman" w:hAnsi="Times" w:cs="Times New Roman"/>
          <w:b/>
          <w:bCs/>
          <w:smallCaps/>
          <w:sz w:val="20"/>
          <w:szCs w:val="20"/>
        </w:rPr>
      </w:pPr>
      <w:r w:rsidRPr="005E7A9A">
        <w:rPr>
          <w:rFonts w:ascii="Times" w:eastAsia="Times New Roman" w:hAnsi="Times" w:cs="Times New Roman"/>
          <w:b/>
          <w:bCs/>
          <w:smallCaps/>
          <w:sz w:val="20"/>
          <w:szCs w:val="20"/>
        </w:rPr>
        <w:t>Business Rules</w:t>
      </w:r>
    </w:p>
    <w:p w14:paraId="2BF4C58F" w14:textId="77777777" w:rsidR="00EC763A" w:rsidRPr="000B2116" w:rsidRDefault="00EC763A" w:rsidP="00EC763A">
      <w:pPr>
        <w:pStyle w:val="ListParagraph"/>
        <w:ind w:left="360"/>
        <w:rPr>
          <w:rFonts w:ascii="Times" w:eastAsia="Times New Roman" w:hAnsi="Times" w:cs="Times New Roman"/>
          <w:b/>
          <w:sz w:val="20"/>
          <w:szCs w:val="20"/>
        </w:rPr>
      </w:pPr>
    </w:p>
    <w:p w14:paraId="7E78BF02" w14:textId="17FBF750" w:rsidR="00957D36" w:rsidRDefault="00B275A3" w:rsidP="00957D36">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Scope</w:t>
      </w:r>
    </w:p>
    <w:p w14:paraId="61B15FE9" w14:textId="77777777" w:rsidR="00957D36" w:rsidRDefault="00957D36" w:rsidP="00957D36">
      <w:pPr>
        <w:pStyle w:val="ListParagraph"/>
        <w:ind w:left="792"/>
        <w:rPr>
          <w:rFonts w:ascii="Times" w:eastAsia="Times New Roman" w:hAnsi="Times" w:cs="Times New Roman"/>
          <w:sz w:val="20"/>
          <w:szCs w:val="20"/>
        </w:rPr>
      </w:pPr>
    </w:p>
    <w:p w14:paraId="18145E89" w14:textId="2E2B251F" w:rsidR="00957D36" w:rsidRDefault="00B07F34" w:rsidP="000E66BD">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This Trust Framework applies to the use by MITRE personnel of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2 and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Connect as described in </w:t>
      </w:r>
      <w:r w:rsidR="00542F10">
        <w:rPr>
          <w:rFonts w:ascii="Times" w:eastAsia="Times New Roman" w:hAnsi="Times" w:cs="Times New Roman"/>
          <w:sz w:val="20"/>
          <w:szCs w:val="20"/>
        </w:rPr>
        <w:t xml:space="preserve">Section 3, collectively called </w:t>
      </w:r>
      <w:proofErr w:type="spellStart"/>
      <w:r w:rsidR="00D30CCA">
        <w:rPr>
          <w:rFonts w:ascii="Times" w:eastAsia="Times New Roman" w:hAnsi="Times" w:cs="Times New Roman"/>
          <w:sz w:val="20"/>
          <w:szCs w:val="20"/>
        </w:rPr>
        <w:t>MITREid</w:t>
      </w:r>
      <w:proofErr w:type="spellEnd"/>
      <w:r>
        <w:rPr>
          <w:rFonts w:ascii="Times" w:eastAsia="Times New Roman" w:hAnsi="Times" w:cs="Times New Roman"/>
          <w:sz w:val="20"/>
          <w:szCs w:val="20"/>
        </w:rPr>
        <w:t xml:space="preserve">.  This Trust Framework also applies to </w:t>
      </w:r>
      <w:r w:rsidRPr="00B07F34">
        <w:rPr>
          <w:rFonts w:ascii="Times" w:eastAsia="Times New Roman" w:hAnsi="Times" w:cs="Times New Roman"/>
          <w:sz w:val="20"/>
          <w:szCs w:val="20"/>
        </w:rPr>
        <w:t xml:space="preserve">all non-MITRE </w:t>
      </w:r>
      <w:r>
        <w:rPr>
          <w:rFonts w:ascii="Times" w:eastAsia="Times New Roman" w:hAnsi="Times" w:cs="Times New Roman"/>
          <w:sz w:val="20"/>
          <w:szCs w:val="20"/>
        </w:rPr>
        <w:t xml:space="preserve">users who </w:t>
      </w:r>
      <w:r w:rsidRPr="00B07F34">
        <w:rPr>
          <w:rFonts w:ascii="Times" w:eastAsia="Times New Roman" w:hAnsi="Times" w:cs="Times New Roman"/>
          <w:sz w:val="20"/>
          <w:szCs w:val="20"/>
        </w:rPr>
        <w:t xml:space="preserve">connect to MITRE systems using </w:t>
      </w:r>
      <w:r w:rsidR="0079408E">
        <w:rPr>
          <w:rFonts w:ascii="Times" w:eastAsia="Times New Roman" w:hAnsi="Times" w:cs="Times New Roman"/>
          <w:sz w:val="20"/>
          <w:szCs w:val="20"/>
        </w:rPr>
        <w:t>MITRE</w:t>
      </w:r>
      <w:r w:rsidR="003F1B26">
        <w:rPr>
          <w:rFonts w:ascii="Times" w:eastAsia="Times New Roman" w:hAnsi="Times" w:cs="Times New Roman"/>
          <w:sz w:val="20"/>
          <w:szCs w:val="20"/>
        </w:rPr>
        <w:t xml:space="preserve"> External Identity Federation.  </w:t>
      </w:r>
    </w:p>
    <w:p w14:paraId="0C158CC6" w14:textId="77777777" w:rsidR="000E66BD" w:rsidRDefault="000E66BD" w:rsidP="000E66BD">
      <w:pPr>
        <w:pStyle w:val="ListParagraph"/>
        <w:ind w:left="792"/>
        <w:rPr>
          <w:rFonts w:ascii="Times" w:eastAsia="Times New Roman" w:hAnsi="Times" w:cs="Times New Roman"/>
          <w:sz w:val="20"/>
          <w:szCs w:val="20"/>
        </w:rPr>
      </w:pPr>
    </w:p>
    <w:p w14:paraId="384B76C7" w14:textId="63D1B8C2" w:rsidR="00B275A3" w:rsidRDefault="009054AA" w:rsidP="000E66BD">
      <w:pPr>
        <w:pStyle w:val="ListParagraph"/>
        <w:ind w:left="792"/>
        <w:rPr>
          <w:rFonts w:ascii="Times" w:eastAsia="Times New Roman" w:hAnsi="Times" w:cs="Times New Roman"/>
          <w:sz w:val="20"/>
          <w:szCs w:val="20"/>
        </w:rPr>
      </w:pPr>
      <w:r>
        <w:rPr>
          <w:rFonts w:ascii="Times" w:eastAsia="Times New Roman" w:hAnsi="Times" w:cs="Times New Roman"/>
          <w:sz w:val="20"/>
          <w:szCs w:val="20"/>
        </w:rPr>
        <w:t>[Commentar</w:t>
      </w:r>
      <w:r w:rsidR="0033744D">
        <w:rPr>
          <w:rFonts w:ascii="Times" w:eastAsia="Times New Roman" w:hAnsi="Times" w:cs="Times New Roman"/>
          <w:sz w:val="20"/>
          <w:szCs w:val="20"/>
        </w:rPr>
        <w:t>y</w:t>
      </w:r>
      <w:r w:rsidR="00B275A3">
        <w:rPr>
          <w:rFonts w:ascii="Times" w:eastAsia="Times New Roman" w:hAnsi="Times" w:cs="Times New Roman"/>
          <w:sz w:val="20"/>
          <w:szCs w:val="20"/>
        </w:rPr>
        <w:t xml:space="preserve">: The scope defined in this draft text reflects the current language at </w:t>
      </w:r>
      <w:hyperlink r:id="rId9" w:history="1">
        <w:r w:rsidR="00B275A3" w:rsidRPr="00AC6419">
          <w:rPr>
            <w:rStyle w:val="Hyperlink"/>
            <w:rFonts w:ascii="Times" w:eastAsia="Times New Roman" w:hAnsi="Times" w:cs="Times New Roman"/>
            <w:sz w:val="20"/>
            <w:szCs w:val="20"/>
          </w:rPr>
          <w:t>https://id.mitre.org/about</w:t>
        </w:r>
      </w:hyperlink>
      <w:proofErr w:type="gramStart"/>
      <w:r w:rsidR="00B275A3">
        <w:rPr>
          <w:rFonts w:ascii="Times" w:eastAsia="Times New Roman" w:hAnsi="Times" w:cs="Times New Roman"/>
          <w:sz w:val="20"/>
          <w:szCs w:val="20"/>
        </w:rPr>
        <w:t xml:space="preserve"> which</w:t>
      </w:r>
      <w:proofErr w:type="gramEnd"/>
      <w:r w:rsidR="00B275A3">
        <w:rPr>
          <w:rFonts w:ascii="Times" w:eastAsia="Times New Roman" w:hAnsi="Times" w:cs="Times New Roman"/>
          <w:sz w:val="20"/>
          <w:szCs w:val="20"/>
        </w:rPr>
        <w:t xml:space="preserve"> reads “</w:t>
      </w:r>
      <w:proofErr w:type="spellStart"/>
      <w:r w:rsidR="00B275A3" w:rsidRPr="00B275A3">
        <w:rPr>
          <w:rFonts w:ascii="Times" w:eastAsia="Times New Roman" w:hAnsi="Times" w:cs="Times New Roman"/>
          <w:sz w:val="20"/>
          <w:szCs w:val="20"/>
        </w:rPr>
        <w:t>MITREid</w:t>
      </w:r>
      <w:proofErr w:type="spellEnd"/>
      <w:r w:rsidR="00B275A3" w:rsidRPr="00B275A3">
        <w:rPr>
          <w:rFonts w:ascii="Times" w:eastAsia="Times New Roman" w:hAnsi="Times" w:cs="Times New Roman"/>
          <w:sz w:val="20"/>
          <w:szCs w:val="20"/>
        </w:rPr>
        <w:t xml:space="preserve"> is an </w:t>
      </w:r>
      <w:proofErr w:type="spellStart"/>
      <w:r w:rsidR="00B275A3" w:rsidRPr="00B275A3">
        <w:rPr>
          <w:rFonts w:ascii="Times" w:eastAsia="Times New Roman" w:hAnsi="Times" w:cs="Times New Roman"/>
          <w:sz w:val="20"/>
          <w:szCs w:val="20"/>
        </w:rPr>
        <w:t>OpenID</w:t>
      </w:r>
      <w:proofErr w:type="spellEnd"/>
      <w:r w:rsidR="00B275A3" w:rsidRPr="00B275A3">
        <w:rPr>
          <w:rFonts w:ascii="Times" w:eastAsia="Times New Roman" w:hAnsi="Times" w:cs="Times New Roman"/>
          <w:sz w:val="20"/>
          <w:szCs w:val="20"/>
        </w:rPr>
        <w:t xml:space="preserve"> Identity Provider for MITRE employees. Only current MITRE employees have identities provisioned on this identity provider, and identities are not available for registration. This server is a research prototype service provided with best-effort system availability.</w:t>
      </w:r>
      <w:r w:rsidR="00B275A3">
        <w:rPr>
          <w:rFonts w:ascii="Times" w:eastAsia="Times New Roman" w:hAnsi="Times" w:cs="Times New Roman"/>
          <w:sz w:val="20"/>
          <w:szCs w:val="20"/>
        </w:rPr>
        <w:t>”]</w:t>
      </w:r>
    </w:p>
    <w:p w14:paraId="42188B68" w14:textId="77777777" w:rsidR="00B275A3" w:rsidRPr="000E66BD" w:rsidRDefault="00B275A3" w:rsidP="000E66BD">
      <w:pPr>
        <w:pStyle w:val="ListParagraph"/>
        <w:ind w:left="792"/>
        <w:rPr>
          <w:rFonts w:ascii="Times" w:eastAsia="Times New Roman" w:hAnsi="Times" w:cs="Times New Roman"/>
          <w:sz w:val="20"/>
          <w:szCs w:val="20"/>
        </w:rPr>
      </w:pPr>
    </w:p>
    <w:p w14:paraId="7410FA39" w14:textId="7F639579" w:rsidR="00025102" w:rsidRDefault="00025102" w:rsidP="00025102">
      <w:pPr>
        <w:pStyle w:val="ListParagraph"/>
        <w:ind w:left="792"/>
        <w:rPr>
          <w:rFonts w:ascii="Times" w:eastAsia="Times New Roman" w:hAnsi="Times" w:cs="Times New Roman"/>
          <w:sz w:val="20"/>
          <w:szCs w:val="20"/>
        </w:rPr>
      </w:pPr>
      <w:r>
        <w:rPr>
          <w:rFonts w:ascii="Times" w:eastAsia="Times New Roman" w:hAnsi="Times" w:cs="Times New Roman"/>
          <w:sz w:val="20"/>
          <w:szCs w:val="20"/>
        </w:rPr>
        <w:t>[</w:t>
      </w:r>
      <w:r w:rsidR="009054AA">
        <w:rPr>
          <w:rFonts w:ascii="Times" w:eastAsia="Times New Roman" w:hAnsi="Times" w:cs="Times New Roman"/>
          <w:sz w:val="20"/>
          <w:szCs w:val="20"/>
        </w:rPr>
        <w:t>Commentar</w:t>
      </w:r>
      <w:r w:rsidR="0033744D">
        <w:rPr>
          <w:rFonts w:ascii="Times" w:eastAsia="Times New Roman" w:hAnsi="Times" w:cs="Times New Roman"/>
          <w:sz w:val="20"/>
          <w:szCs w:val="20"/>
        </w:rPr>
        <w:t>y</w:t>
      </w:r>
      <w:r>
        <w:rPr>
          <w:rFonts w:ascii="Times" w:eastAsia="Times New Roman" w:hAnsi="Times" w:cs="Times New Roman"/>
          <w:sz w:val="20"/>
          <w:szCs w:val="20"/>
        </w:rPr>
        <w:t xml:space="preserve">: This </w:t>
      </w:r>
      <w:ins w:id="0" w:author="Dazza Greenwood" w:date="2012-09-25T17:33:00Z">
        <w:r w:rsidR="00DB0539">
          <w:rPr>
            <w:rFonts w:ascii="Times" w:eastAsia="Times New Roman" w:hAnsi="Times" w:cs="Times New Roman"/>
            <w:sz w:val="20"/>
            <w:szCs w:val="20"/>
          </w:rPr>
          <w:t>s</w:t>
        </w:r>
      </w:ins>
      <w:del w:id="1" w:author="Dazza Greenwood" w:date="2012-09-25T17:33:00Z">
        <w:r w:rsidR="00D01C0D" w:rsidDel="00DB0539">
          <w:rPr>
            <w:rFonts w:ascii="Times" w:eastAsia="Times New Roman" w:hAnsi="Times" w:cs="Times New Roman"/>
            <w:sz w:val="20"/>
            <w:szCs w:val="20"/>
          </w:rPr>
          <w:delText>S</w:delText>
        </w:r>
      </w:del>
      <w:r>
        <w:rPr>
          <w:rFonts w:ascii="Times" w:eastAsia="Times New Roman" w:hAnsi="Times" w:cs="Times New Roman"/>
          <w:sz w:val="20"/>
          <w:szCs w:val="20"/>
        </w:rPr>
        <w:t xml:space="preserve">ection defines the scope and purposes </w:t>
      </w:r>
      <w:r w:rsidR="00C945CC">
        <w:rPr>
          <w:rFonts w:ascii="Times" w:eastAsia="Times New Roman" w:hAnsi="Times" w:cs="Times New Roman"/>
          <w:sz w:val="20"/>
          <w:szCs w:val="20"/>
        </w:rPr>
        <w:t xml:space="preserve">of the federation.  For example, if the </w:t>
      </w:r>
      <w:r w:rsidR="009F6FAF">
        <w:rPr>
          <w:rFonts w:ascii="Times" w:eastAsia="Times New Roman" w:hAnsi="Times" w:cs="Times New Roman"/>
          <w:sz w:val="20"/>
          <w:szCs w:val="20"/>
        </w:rPr>
        <w:t>underlying business scenario</w:t>
      </w:r>
      <w:r w:rsidR="00C945CC">
        <w:rPr>
          <w:rFonts w:ascii="Times" w:eastAsia="Times New Roman" w:hAnsi="Times" w:cs="Times New Roman"/>
          <w:sz w:val="20"/>
          <w:szCs w:val="20"/>
        </w:rPr>
        <w:t xml:space="preserve"> of the federation were a multi-party consortia, such as the ID Federation, </w:t>
      </w:r>
      <w:proofErr w:type="spellStart"/>
      <w:r w:rsidR="00C945CC">
        <w:rPr>
          <w:rFonts w:ascii="Times" w:eastAsia="Times New Roman" w:hAnsi="Times" w:cs="Times New Roman"/>
          <w:sz w:val="20"/>
          <w:szCs w:val="20"/>
        </w:rPr>
        <w:t>Inc</w:t>
      </w:r>
      <w:proofErr w:type="spellEnd"/>
      <w:r w:rsidR="00C945CC">
        <w:rPr>
          <w:rFonts w:ascii="Times" w:eastAsia="Times New Roman" w:hAnsi="Times" w:cs="Times New Roman"/>
          <w:sz w:val="20"/>
          <w:szCs w:val="20"/>
        </w:rPr>
        <w:t xml:space="preserve"> (see idfederation.</w:t>
      </w:r>
      <w:r w:rsidR="009054AA">
        <w:rPr>
          <w:rFonts w:ascii="Times" w:eastAsia="Times New Roman" w:hAnsi="Times" w:cs="Times New Roman"/>
          <w:sz w:val="20"/>
          <w:szCs w:val="20"/>
        </w:rPr>
        <w:t>org</w:t>
      </w:r>
      <w:r w:rsidR="00C945CC">
        <w:rPr>
          <w:rFonts w:ascii="Times" w:eastAsia="Times New Roman" w:hAnsi="Times" w:cs="Times New Roman"/>
          <w:sz w:val="20"/>
          <w:szCs w:val="20"/>
        </w:rPr>
        <w:t>), then the scope may be: “This identity federation system is provided for the purpose of enabling users of member organizations single-sign-on to designated applications and services o</w:t>
      </w:r>
      <w:r w:rsidR="00E75274">
        <w:rPr>
          <w:rFonts w:ascii="Times" w:eastAsia="Times New Roman" w:hAnsi="Times" w:cs="Times New Roman"/>
          <w:sz w:val="20"/>
          <w:szCs w:val="20"/>
        </w:rPr>
        <w:t>f other member organizations.”</w:t>
      </w:r>
      <w:r w:rsidR="009054AA">
        <w:rPr>
          <w:rFonts w:ascii="Times" w:eastAsia="Times New Roman" w:hAnsi="Times" w:cs="Times New Roman"/>
          <w:sz w:val="20"/>
          <w:szCs w:val="20"/>
        </w:rPr>
        <w:t>]</w:t>
      </w:r>
    </w:p>
    <w:p w14:paraId="52E1F927" w14:textId="77777777" w:rsidR="00333B83" w:rsidRDefault="00333B83" w:rsidP="00025102">
      <w:pPr>
        <w:pStyle w:val="ListParagraph"/>
        <w:ind w:left="792"/>
        <w:rPr>
          <w:rFonts w:ascii="Times" w:eastAsia="Times New Roman" w:hAnsi="Times" w:cs="Times New Roman"/>
          <w:sz w:val="20"/>
          <w:szCs w:val="20"/>
        </w:rPr>
      </w:pPr>
    </w:p>
    <w:p w14:paraId="643934A2" w14:textId="3014A568" w:rsidR="009F6FAF" w:rsidRPr="009054AA" w:rsidRDefault="00333B83" w:rsidP="009054AA">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[Commentary: </w:t>
      </w:r>
      <w:r w:rsidR="009054AA">
        <w:rPr>
          <w:rFonts w:ascii="Times" w:eastAsia="Times New Roman" w:hAnsi="Times" w:cs="Times New Roman"/>
          <w:sz w:val="20"/>
          <w:szCs w:val="20"/>
        </w:rPr>
        <w:t>A</w:t>
      </w:r>
      <w:r>
        <w:rPr>
          <w:rFonts w:ascii="Times" w:eastAsia="Times New Roman" w:hAnsi="Times" w:cs="Times New Roman"/>
          <w:sz w:val="20"/>
          <w:szCs w:val="20"/>
        </w:rPr>
        <w:t xml:space="preserve"> </w:t>
      </w:r>
      <w:r w:rsidR="00DE75C8">
        <w:rPr>
          <w:rFonts w:ascii="Times" w:eastAsia="Times New Roman" w:hAnsi="Times" w:cs="Times New Roman"/>
          <w:sz w:val="20"/>
          <w:szCs w:val="20"/>
        </w:rPr>
        <w:t xml:space="preserve">Business Use Case </w:t>
      </w:r>
      <w:r w:rsidR="009054AA">
        <w:rPr>
          <w:rFonts w:ascii="Times" w:eastAsia="Times New Roman" w:hAnsi="Times" w:cs="Times New Roman"/>
          <w:sz w:val="20"/>
          <w:szCs w:val="20"/>
        </w:rPr>
        <w:t xml:space="preserve">is a way to define the intended business scope of the MITRE External Identity Federation and is a drafting technique that would be recommended if or when this research prototype matures into production grade operations.  Business Use Cases </w:t>
      </w:r>
      <w:r w:rsidR="00DE75C8">
        <w:rPr>
          <w:rFonts w:ascii="Times" w:eastAsia="Times New Roman" w:hAnsi="Times" w:cs="Times New Roman"/>
          <w:sz w:val="20"/>
          <w:szCs w:val="20"/>
        </w:rPr>
        <w:t xml:space="preserve">describes the key </w:t>
      </w:r>
      <w:r w:rsidR="006C326C">
        <w:rPr>
          <w:rFonts w:ascii="Times" w:eastAsia="Times New Roman" w:hAnsi="Times" w:cs="Times New Roman"/>
          <w:sz w:val="20"/>
          <w:szCs w:val="20"/>
        </w:rPr>
        <w:t xml:space="preserve">supported interactions, including the transactions to be conducted, without </w:t>
      </w:r>
      <w:r w:rsidR="000D2D67">
        <w:rPr>
          <w:rFonts w:ascii="Times" w:eastAsia="Times New Roman" w:hAnsi="Times" w:cs="Times New Roman"/>
          <w:sz w:val="20"/>
          <w:szCs w:val="20"/>
        </w:rPr>
        <w:t>detailed specification of technical details</w:t>
      </w:r>
      <w:r w:rsidR="006C326C">
        <w:rPr>
          <w:rFonts w:ascii="Times" w:eastAsia="Times New Roman" w:hAnsi="Times" w:cs="Times New Roman"/>
          <w:sz w:val="20"/>
          <w:szCs w:val="20"/>
        </w:rPr>
        <w:t>.</w:t>
      </w:r>
      <w:r w:rsidR="000D2D67">
        <w:rPr>
          <w:rFonts w:ascii="Times" w:eastAsia="Times New Roman" w:hAnsi="Times" w:cs="Times New Roman"/>
          <w:sz w:val="20"/>
          <w:szCs w:val="20"/>
        </w:rPr>
        <w:t xml:space="preserve">  While technical details are described in Technical Use Cases in </w:t>
      </w:r>
      <w:r w:rsidR="00D01C0D">
        <w:rPr>
          <w:rFonts w:ascii="Times" w:eastAsia="Times New Roman" w:hAnsi="Times" w:cs="Times New Roman"/>
          <w:sz w:val="20"/>
          <w:szCs w:val="20"/>
        </w:rPr>
        <w:t>S</w:t>
      </w:r>
      <w:r w:rsidR="000D2D67">
        <w:rPr>
          <w:rFonts w:ascii="Times" w:eastAsia="Times New Roman" w:hAnsi="Times" w:cs="Times New Roman"/>
          <w:sz w:val="20"/>
          <w:szCs w:val="20"/>
        </w:rPr>
        <w:t xml:space="preserve">ection 3, the nature of federated identity is such that some general reference to </w:t>
      </w:r>
      <w:proofErr w:type="gramStart"/>
      <w:r w:rsidR="000D2D67">
        <w:rPr>
          <w:rFonts w:ascii="Times" w:eastAsia="Times New Roman" w:hAnsi="Times" w:cs="Times New Roman"/>
          <w:sz w:val="20"/>
          <w:szCs w:val="20"/>
        </w:rPr>
        <w:t>high level</w:t>
      </w:r>
      <w:proofErr w:type="gramEnd"/>
      <w:r w:rsidR="000D2D67">
        <w:rPr>
          <w:rFonts w:ascii="Times" w:eastAsia="Times New Roman" w:hAnsi="Times" w:cs="Times New Roman"/>
          <w:sz w:val="20"/>
          <w:szCs w:val="20"/>
        </w:rPr>
        <w:t xml:space="preserve"> technology may be referenced in the Business Use Cases.  </w:t>
      </w:r>
      <w:r w:rsidR="006C326C">
        <w:rPr>
          <w:rFonts w:ascii="Times" w:eastAsia="Times New Roman" w:hAnsi="Times" w:cs="Times New Roman"/>
          <w:sz w:val="20"/>
          <w:szCs w:val="20"/>
        </w:rPr>
        <w:t xml:space="preserve">The Business Use Cases are intended to ensure </w:t>
      </w:r>
      <w:r w:rsidR="00E00BC3">
        <w:rPr>
          <w:rFonts w:ascii="Times" w:eastAsia="Times New Roman" w:hAnsi="Times" w:cs="Times New Roman"/>
          <w:sz w:val="20"/>
          <w:szCs w:val="20"/>
        </w:rPr>
        <w:t>alignment with the intended pur</w:t>
      </w:r>
      <w:r w:rsidR="009F5F3F">
        <w:rPr>
          <w:rFonts w:ascii="Times" w:eastAsia="Times New Roman" w:hAnsi="Times" w:cs="Times New Roman"/>
          <w:sz w:val="20"/>
          <w:szCs w:val="20"/>
        </w:rPr>
        <w:t xml:space="preserve">poses of the federation and traceable continued achievement of the goals and objectives of the identity system.  The Business Use Cases also </w:t>
      </w:r>
      <w:r w:rsidR="00E00BC3">
        <w:rPr>
          <w:rFonts w:ascii="Times" w:eastAsia="Times New Roman" w:hAnsi="Times" w:cs="Times New Roman"/>
          <w:sz w:val="20"/>
          <w:szCs w:val="20"/>
        </w:rPr>
        <w:t xml:space="preserve">provide a basis for establishing that the technology for opening up access to systems extends only so far as the owners of the underlying work intend and not necessarily as far as unbounded use </w:t>
      </w:r>
      <w:r w:rsidR="009054AA">
        <w:rPr>
          <w:rFonts w:ascii="Times" w:eastAsia="Times New Roman" w:hAnsi="Times" w:cs="Times New Roman"/>
          <w:sz w:val="20"/>
          <w:szCs w:val="20"/>
        </w:rPr>
        <w:t xml:space="preserve">of the technology can permit.  </w:t>
      </w:r>
      <w:r w:rsidR="009F6FAF" w:rsidRPr="009054AA">
        <w:rPr>
          <w:rFonts w:ascii="Times" w:eastAsia="Times New Roman" w:hAnsi="Times" w:cs="Times New Roman"/>
          <w:sz w:val="20"/>
          <w:szCs w:val="20"/>
        </w:rPr>
        <w:t xml:space="preserve">More information on the Business Use Cases, in the context of the Legal and Technical Use Cases for federated identity systems, may be found at: </w:t>
      </w:r>
      <w:hyperlink r:id="rId10" w:history="1">
        <w:r w:rsidR="009F6FAF" w:rsidRPr="009054AA">
          <w:rPr>
            <w:rStyle w:val="Hyperlink"/>
            <w:rFonts w:ascii="Times" w:eastAsia="Times New Roman" w:hAnsi="Times" w:cs="Times New Roman"/>
            <w:sz w:val="20"/>
            <w:szCs w:val="20"/>
          </w:rPr>
          <w:t>www.civics.com/use-cases</w:t>
        </w:r>
      </w:hyperlink>
      <w:r w:rsidR="009F6FAF" w:rsidRPr="009054AA">
        <w:rPr>
          <w:rFonts w:ascii="Times" w:eastAsia="Times New Roman" w:hAnsi="Times" w:cs="Times New Roman"/>
          <w:sz w:val="20"/>
          <w:szCs w:val="20"/>
        </w:rPr>
        <w:t>]</w:t>
      </w:r>
    </w:p>
    <w:p w14:paraId="50E2333D" w14:textId="77777777" w:rsidR="0065113D" w:rsidRDefault="0065113D" w:rsidP="00025102">
      <w:pPr>
        <w:pStyle w:val="ListParagraph"/>
        <w:ind w:left="792"/>
        <w:rPr>
          <w:rFonts w:ascii="Times" w:eastAsia="Times New Roman" w:hAnsi="Times" w:cs="Times New Roman"/>
          <w:sz w:val="20"/>
          <w:szCs w:val="20"/>
        </w:rPr>
      </w:pPr>
    </w:p>
    <w:p w14:paraId="10D47AE3" w14:textId="55C69591" w:rsidR="0065113D" w:rsidRDefault="0065113D" w:rsidP="00025102">
      <w:pPr>
        <w:pStyle w:val="ListParagraph"/>
        <w:ind w:left="792"/>
        <w:rPr>
          <w:rFonts w:ascii="Times" w:eastAsia="Times New Roman" w:hAnsi="Times" w:cs="Times New Roman"/>
          <w:sz w:val="20"/>
          <w:szCs w:val="20"/>
        </w:rPr>
      </w:pPr>
      <w:r>
        <w:rPr>
          <w:rFonts w:ascii="Times" w:eastAsia="Times New Roman" w:hAnsi="Times" w:cs="Times New Roman"/>
          <w:sz w:val="20"/>
          <w:szCs w:val="20"/>
        </w:rPr>
        <w:t>[</w:t>
      </w:r>
      <w:r w:rsidR="00706B3F">
        <w:rPr>
          <w:rFonts w:ascii="Times" w:eastAsia="Times New Roman" w:hAnsi="Times" w:cs="Times New Roman"/>
          <w:sz w:val="20"/>
          <w:szCs w:val="20"/>
        </w:rPr>
        <w:t>Commentary:</w:t>
      </w:r>
      <w:r>
        <w:rPr>
          <w:rFonts w:ascii="Times" w:eastAsia="Times New Roman" w:hAnsi="Times" w:cs="Times New Roman"/>
          <w:sz w:val="20"/>
          <w:szCs w:val="20"/>
        </w:rPr>
        <w:t xml:space="preserve"> </w:t>
      </w:r>
      <w:r w:rsidR="000D6880">
        <w:rPr>
          <w:rFonts w:ascii="Times" w:eastAsia="Times New Roman" w:hAnsi="Times" w:cs="Times New Roman"/>
          <w:sz w:val="20"/>
          <w:szCs w:val="20"/>
        </w:rPr>
        <w:t xml:space="preserve">It is anticipated that the initial covered </w:t>
      </w:r>
      <w:r w:rsidR="00531FB1">
        <w:rPr>
          <w:rFonts w:ascii="Times" w:eastAsia="Times New Roman" w:hAnsi="Times" w:cs="Times New Roman"/>
          <w:sz w:val="20"/>
          <w:szCs w:val="20"/>
        </w:rPr>
        <w:t xml:space="preserve">Business </w:t>
      </w:r>
      <w:r w:rsidR="000D6880">
        <w:rPr>
          <w:rFonts w:ascii="Times" w:eastAsia="Times New Roman" w:hAnsi="Times" w:cs="Times New Roman"/>
          <w:sz w:val="20"/>
          <w:szCs w:val="20"/>
        </w:rPr>
        <w:t xml:space="preserve">Use Cases will relate narrowly to 1) the use of </w:t>
      </w:r>
      <w:proofErr w:type="spellStart"/>
      <w:r w:rsidR="000D6880">
        <w:rPr>
          <w:rFonts w:ascii="Times" w:eastAsia="Times New Roman" w:hAnsi="Times" w:cs="Times New Roman"/>
          <w:sz w:val="20"/>
          <w:szCs w:val="20"/>
        </w:rPr>
        <w:t>OpenID</w:t>
      </w:r>
      <w:proofErr w:type="spellEnd"/>
      <w:r w:rsidR="000D6880">
        <w:rPr>
          <w:rFonts w:ascii="Times" w:eastAsia="Times New Roman" w:hAnsi="Times" w:cs="Times New Roman"/>
          <w:sz w:val="20"/>
          <w:szCs w:val="20"/>
        </w:rPr>
        <w:t xml:space="preserve"> </w:t>
      </w:r>
      <w:r w:rsidR="009054AA">
        <w:rPr>
          <w:rFonts w:ascii="Times" w:eastAsia="Times New Roman" w:hAnsi="Times" w:cs="Times New Roman"/>
          <w:sz w:val="20"/>
          <w:szCs w:val="20"/>
        </w:rPr>
        <w:t xml:space="preserve">2 </w:t>
      </w:r>
      <w:r w:rsidR="000D6880">
        <w:rPr>
          <w:rFonts w:ascii="Times" w:eastAsia="Times New Roman" w:hAnsi="Times" w:cs="Times New Roman"/>
          <w:sz w:val="20"/>
          <w:szCs w:val="20"/>
        </w:rPr>
        <w:t xml:space="preserve">and </w:t>
      </w:r>
      <w:proofErr w:type="spellStart"/>
      <w:r w:rsidR="000D6880">
        <w:rPr>
          <w:rFonts w:ascii="Times" w:eastAsia="Times New Roman" w:hAnsi="Times" w:cs="Times New Roman"/>
          <w:sz w:val="20"/>
          <w:szCs w:val="20"/>
        </w:rPr>
        <w:t>OpenID</w:t>
      </w:r>
      <w:proofErr w:type="spellEnd"/>
      <w:r w:rsidR="000D6880">
        <w:rPr>
          <w:rFonts w:ascii="Times" w:eastAsia="Times New Roman" w:hAnsi="Times" w:cs="Times New Roman"/>
          <w:sz w:val="20"/>
          <w:szCs w:val="20"/>
        </w:rPr>
        <w:t xml:space="preserve"> Connect for access to the Handshake applications of the MITRE Partnership Network and 2) use by MITRE employees of MITRE issued </w:t>
      </w:r>
      <w:proofErr w:type="spellStart"/>
      <w:r w:rsidR="000D6880">
        <w:rPr>
          <w:rFonts w:ascii="Times" w:eastAsia="Times New Roman" w:hAnsi="Times" w:cs="Times New Roman"/>
          <w:sz w:val="20"/>
          <w:szCs w:val="20"/>
        </w:rPr>
        <w:t>OpenID</w:t>
      </w:r>
      <w:proofErr w:type="spellEnd"/>
      <w:r w:rsidR="000D6880">
        <w:rPr>
          <w:rFonts w:ascii="Times" w:eastAsia="Times New Roman" w:hAnsi="Times" w:cs="Times New Roman"/>
          <w:sz w:val="20"/>
          <w:szCs w:val="20"/>
        </w:rPr>
        <w:t xml:space="preserve"> </w:t>
      </w:r>
      <w:r w:rsidR="009054AA">
        <w:rPr>
          <w:rFonts w:ascii="Times" w:eastAsia="Times New Roman" w:hAnsi="Times" w:cs="Times New Roman"/>
          <w:sz w:val="20"/>
          <w:szCs w:val="20"/>
        </w:rPr>
        <w:t xml:space="preserve">2 </w:t>
      </w:r>
      <w:r w:rsidR="000D6880">
        <w:rPr>
          <w:rFonts w:ascii="Times" w:eastAsia="Times New Roman" w:hAnsi="Times" w:cs="Times New Roman"/>
          <w:sz w:val="20"/>
          <w:szCs w:val="20"/>
        </w:rPr>
        <w:t xml:space="preserve">and </w:t>
      </w:r>
      <w:proofErr w:type="spellStart"/>
      <w:r w:rsidR="000D6880">
        <w:rPr>
          <w:rFonts w:ascii="Times" w:eastAsia="Times New Roman" w:hAnsi="Times" w:cs="Times New Roman"/>
          <w:sz w:val="20"/>
          <w:szCs w:val="20"/>
        </w:rPr>
        <w:t>OpenID</w:t>
      </w:r>
      <w:proofErr w:type="spellEnd"/>
      <w:r w:rsidR="000D6880">
        <w:rPr>
          <w:rFonts w:ascii="Times" w:eastAsia="Times New Roman" w:hAnsi="Times" w:cs="Times New Roman"/>
          <w:sz w:val="20"/>
          <w:szCs w:val="20"/>
        </w:rPr>
        <w:t xml:space="preserve"> Connect </w:t>
      </w:r>
      <w:r w:rsidR="009054AA">
        <w:rPr>
          <w:rFonts w:ascii="Times" w:eastAsia="Times New Roman" w:hAnsi="Times" w:cs="Times New Roman"/>
          <w:sz w:val="20"/>
          <w:szCs w:val="20"/>
        </w:rPr>
        <w:t>Derived Federated Credentials</w:t>
      </w:r>
      <w:r w:rsidR="000D6880">
        <w:rPr>
          <w:rFonts w:ascii="Times" w:eastAsia="Times New Roman" w:hAnsi="Times" w:cs="Times New Roman"/>
          <w:sz w:val="20"/>
          <w:szCs w:val="20"/>
        </w:rPr>
        <w:t xml:space="preserve"> to access external web sites.</w:t>
      </w:r>
      <w:r w:rsidR="0064412C">
        <w:rPr>
          <w:rFonts w:ascii="Times" w:eastAsia="Times New Roman" w:hAnsi="Times" w:cs="Times New Roman"/>
          <w:sz w:val="20"/>
          <w:szCs w:val="20"/>
        </w:rPr>
        <w:t xml:space="preserve">  It is expected that one or two partners, such as JPL, Lincoln Labs, or the Advanced Cyber Security Center, will be identified to act as an initial partners to test usage of this approach, including </w:t>
      </w:r>
      <w:r w:rsidR="0081415F">
        <w:rPr>
          <w:rFonts w:ascii="Times" w:eastAsia="Times New Roman" w:hAnsi="Times" w:cs="Times New Roman"/>
          <w:sz w:val="20"/>
          <w:szCs w:val="20"/>
        </w:rPr>
        <w:t xml:space="preserve">use of </w:t>
      </w:r>
      <w:proofErr w:type="spellStart"/>
      <w:r w:rsidR="0081415F">
        <w:rPr>
          <w:rFonts w:ascii="Times" w:eastAsia="Times New Roman" w:hAnsi="Times" w:cs="Times New Roman"/>
          <w:sz w:val="20"/>
          <w:szCs w:val="20"/>
        </w:rPr>
        <w:t>OpenID</w:t>
      </w:r>
      <w:proofErr w:type="spellEnd"/>
      <w:r w:rsidR="0081415F">
        <w:rPr>
          <w:rFonts w:ascii="Times" w:eastAsia="Times New Roman" w:hAnsi="Times" w:cs="Times New Roman"/>
          <w:sz w:val="20"/>
          <w:szCs w:val="20"/>
        </w:rPr>
        <w:t xml:space="preserve"> </w:t>
      </w:r>
      <w:r w:rsidR="009054AA">
        <w:rPr>
          <w:rFonts w:ascii="Times" w:eastAsia="Times New Roman" w:hAnsi="Times" w:cs="Times New Roman"/>
          <w:sz w:val="20"/>
          <w:szCs w:val="20"/>
        </w:rPr>
        <w:t xml:space="preserve">2 </w:t>
      </w:r>
      <w:r w:rsidR="0081415F">
        <w:rPr>
          <w:rFonts w:ascii="Times" w:eastAsia="Times New Roman" w:hAnsi="Times" w:cs="Times New Roman"/>
          <w:sz w:val="20"/>
          <w:szCs w:val="20"/>
        </w:rPr>
        <w:t xml:space="preserve">or </w:t>
      </w:r>
      <w:proofErr w:type="spellStart"/>
      <w:r w:rsidR="0081415F">
        <w:rPr>
          <w:rFonts w:ascii="Times" w:eastAsia="Times New Roman" w:hAnsi="Times" w:cs="Times New Roman"/>
          <w:sz w:val="20"/>
          <w:szCs w:val="20"/>
        </w:rPr>
        <w:t>OpenID</w:t>
      </w:r>
      <w:proofErr w:type="spellEnd"/>
      <w:r w:rsidR="0081415F">
        <w:rPr>
          <w:rFonts w:ascii="Times" w:eastAsia="Times New Roman" w:hAnsi="Times" w:cs="Times New Roman"/>
          <w:sz w:val="20"/>
          <w:szCs w:val="20"/>
        </w:rPr>
        <w:t xml:space="preserve"> Connect and agreement to the partner Participation Agreement.</w:t>
      </w:r>
      <w:r w:rsidR="000D6880">
        <w:rPr>
          <w:rFonts w:ascii="Times" w:eastAsia="Times New Roman" w:hAnsi="Times" w:cs="Times New Roman"/>
          <w:sz w:val="20"/>
          <w:szCs w:val="20"/>
        </w:rPr>
        <w:t xml:space="preserve">  </w:t>
      </w:r>
      <w:r w:rsidR="00B0724A">
        <w:rPr>
          <w:rFonts w:ascii="Times" w:eastAsia="Times New Roman" w:hAnsi="Times" w:cs="Times New Roman"/>
          <w:sz w:val="20"/>
          <w:szCs w:val="20"/>
        </w:rPr>
        <w:t xml:space="preserve">While Version 1.0 of these Rules are intended to cover a relatively conservative scope of Business Use Cases, the design of this approach intentionally scales to include additional Business Use Cases over time, and provides a process for the considered and deliberate choice to expand or otherwise change the scope as needed. </w:t>
      </w:r>
      <w:r w:rsidR="0064412C">
        <w:rPr>
          <w:rFonts w:ascii="Times" w:eastAsia="Times New Roman" w:hAnsi="Times" w:cs="Times New Roman"/>
          <w:sz w:val="20"/>
          <w:szCs w:val="20"/>
        </w:rPr>
        <w:t xml:space="preserve"> It is anticipated that other potential scenarios could include: 1) </w:t>
      </w:r>
      <w:r w:rsidR="0081415F">
        <w:rPr>
          <w:rFonts w:ascii="Times" w:eastAsia="Times New Roman" w:hAnsi="Times" w:cs="Times New Roman"/>
          <w:sz w:val="20"/>
          <w:szCs w:val="20"/>
        </w:rPr>
        <w:t>many more partner organizations joining, and the requisite scaling requirements of more production grade systems for operations and shared services, 2) more types of applications and services available for access through use of federated identity under these rules, and the consequent updates to the types of business transactions in the use cases and additional legal reviews and updates as needed, as well as the more robust technical implementation required and consequent amendment to the types of standards, configurations, profiles and identity services offered, 3) usage of the MITRE identity system and rules approach</w:t>
      </w:r>
      <w:r w:rsidR="00656389">
        <w:rPr>
          <w:rFonts w:ascii="Times" w:eastAsia="Times New Roman" w:hAnsi="Times" w:cs="Times New Roman"/>
          <w:sz w:val="20"/>
          <w:szCs w:val="20"/>
        </w:rPr>
        <w:t xml:space="preserve">, with optional “modular” sections that would pertain when the framework is used to interoperate with a </w:t>
      </w:r>
      <w:r w:rsidR="0081415F">
        <w:rPr>
          <w:rFonts w:ascii="Times" w:eastAsia="Times New Roman" w:hAnsi="Times" w:cs="Times New Roman"/>
          <w:sz w:val="20"/>
          <w:szCs w:val="20"/>
        </w:rPr>
        <w:t>heavi</w:t>
      </w:r>
      <w:r w:rsidR="00656389">
        <w:rPr>
          <w:rFonts w:ascii="Times" w:eastAsia="Times New Roman" w:hAnsi="Times" w:cs="Times New Roman"/>
          <w:sz w:val="20"/>
          <w:szCs w:val="20"/>
        </w:rPr>
        <w:t>ly regulated and complex system</w:t>
      </w:r>
      <w:r w:rsidR="0081415F">
        <w:rPr>
          <w:rFonts w:ascii="Times" w:eastAsia="Times New Roman" w:hAnsi="Times" w:cs="Times New Roman"/>
          <w:sz w:val="20"/>
          <w:szCs w:val="20"/>
        </w:rPr>
        <w:t xml:space="preserve">, such as </w:t>
      </w:r>
      <w:r w:rsidR="00656389">
        <w:rPr>
          <w:rFonts w:ascii="Times" w:eastAsia="Times New Roman" w:hAnsi="Times" w:cs="Times New Roman"/>
          <w:sz w:val="20"/>
          <w:szCs w:val="20"/>
        </w:rPr>
        <w:t>the FHA approach to providing access through the Nationwide Health Information Network (</w:t>
      </w:r>
      <w:proofErr w:type="spellStart"/>
      <w:r w:rsidR="00656389">
        <w:rPr>
          <w:rFonts w:ascii="Times" w:eastAsia="Times New Roman" w:hAnsi="Times" w:cs="Times New Roman"/>
          <w:sz w:val="20"/>
          <w:szCs w:val="20"/>
        </w:rPr>
        <w:t>NwHIN</w:t>
      </w:r>
      <w:proofErr w:type="spellEnd"/>
      <w:r w:rsidR="00656389">
        <w:rPr>
          <w:rFonts w:ascii="Times" w:eastAsia="Times New Roman" w:hAnsi="Times" w:cs="Times New Roman"/>
          <w:sz w:val="20"/>
          <w:szCs w:val="20"/>
        </w:rPr>
        <w:t xml:space="preserve">), through an authorized Gateway that has been on-boarded and is subject to the DURSA multilateral legal agreement, and this modular approach could be accomplished in the business section by adding the purpose, scope and corresponding use cases, in the legal section by ensuring the additional requirements are met for that scenario, and in the technical section by adding additional attributes, other security services and components expected at the end-points at and behind the </w:t>
      </w:r>
      <w:proofErr w:type="spellStart"/>
      <w:r w:rsidR="00656389">
        <w:rPr>
          <w:rFonts w:ascii="Times" w:eastAsia="Times New Roman" w:hAnsi="Times" w:cs="Times New Roman"/>
          <w:sz w:val="20"/>
          <w:szCs w:val="20"/>
        </w:rPr>
        <w:t>NwHIN</w:t>
      </w:r>
      <w:proofErr w:type="spellEnd"/>
      <w:r w:rsidR="00656389">
        <w:rPr>
          <w:rFonts w:ascii="Times" w:eastAsia="Times New Roman" w:hAnsi="Times" w:cs="Times New Roman"/>
          <w:sz w:val="20"/>
          <w:szCs w:val="20"/>
        </w:rPr>
        <w:t xml:space="preserve"> Gateway,</w:t>
      </w:r>
      <w:r w:rsidR="0081415F">
        <w:rPr>
          <w:rFonts w:ascii="Times" w:eastAsia="Times New Roman" w:hAnsi="Times" w:cs="Times New Roman"/>
          <w:sz w:val="20"/>
          <w:szCs w:val="20"/>
        </w:rPr>
        <w:t xml:space="preserve"> 4) the emergence of other partners usage of a Trust Framework System Rules governing their use of federated identity, as anticipated in the National Strategy for Trusted Identities in Cyberspace promotion of a new ecology of Trust Frameworks suitable for particular industries, economic sectors and other so-called “circles of trust”, and in this case the scope and use cases would include cross-certification and other methods for cross-boundary integration and harmonization of use cases through interstitial trans-federation agreements.]</w:t>
      </w:r>
    </w:p>
    <w:p w14:paraId="427B1422" w14:textId="77777777" w:rsidR="0065113D" w:rsidRDefault="0065113D" w:rsidP="00025102">
      <w:pPr>
        <w:pStyle w:val="ListParagraph"/>
        <w:ind w:left="792"/>
        <w:rPr>
          <w:rFonts w:ascii="Times" w:eastAsia="Times New Roman" w:hAnsi="Times" w:cs="Times New Roman"/>
          <w:sz w:val="20"/>
          <w:szCs w:val="20"/>
        </w:rPr>
      </w:pPr>
    </w:p>
    <w:p w14:paraId="339386EE" w14:textId="267B659B" w:rsidR="00457B7C" w:rsidRPr="00CD6672" w:rsidRDefault="000E66BD" w:rsidP="00CD6672">
      <w:pPr>
        <w:pStyle w:val="ListParagraph"/>
        <w:ind w:left="792"/>
        <w:rPr>
          <w:rFonts w:ascii="Times" w:eastAsia="Times New Roman" w:hAnsi="Times" w:cs="Times New Roman"/>
          <w:sz w:val="20"/>
          <w:szCs w:val="20"/>
        </w:rPr>
      </w:pPr>
      <w:r>
        <w:rPr>
          <w:rFonts w:ascii="Times" w:eastAsia="Times New Roman" w:hAnsi="Times" w:cs="Times New Roman"/>
          <w:sz w:val="20"/>
          <w:szCs w:val="20"/>
        </w:rPr>
        <w:t>[Commentary: Regarding potential s</w:t>
      </w:r>
      <w:r w:rsidR="0065113D" w:rsidRPr="003F36F7">
        <w:rPr>
          <w:rFonts w:ascii="Times" w:eastAsia="Times New Roman" w:hAnsi="Times" w:cs="Times New Roman"/>
          <w:sz w:val="20"/>
          <w:szCs w:val="20"/>
        </w:rPr>
        <w:t>cope</w:t>
      </w:r>
      <w:r>
        <w:rPr>
          <w:rFonts w:ascii="Times" w:eastAsia="Times New Roman" w:hAnsi="Times" w:cs="Times New Roman"/>
          <w:sz w:val="20"/>
          <w:szCs w:val="20"/>
        </w:rPr>
        <w:t xml:space="preserve"> in the longer term future</w:t>
      </w:r>
      <w:r w:rsidR="0065113D" w:rsidRPr="003F36F7">
        <w:rPr>
          <w:rFonts w:ascii="Times" w:eastAsia="Times New Roman" w:hAnsi="Times" w:cs="Times New Roman"/>
          <w:sz w:val="20"/>
          <w:szCs w:val="20"/>
        </w:rPr>
        <w:t xml:space="preserve">: 1) In addition to </w:t>
      </w:r>
      <w:r w:rsidR="0023210D">
        <w:rPr>
          <w:rFonts w:ascii="Times" w:eastAsia="Times New Roman" w:hAnsi="Times" w:cs="Times New Roman"/>
          <w:sz w:val="20"/>
          <w:szCs w:val="20"/>
        </w:rPr>
        <w:t>c</w:t>
      </w:r>
      <w:r w:rsidR="0065113D" w:rsidRPr="003F36F7">
        <w:rPr>
          <w:rFonts w:ascii="Times" w:eastAsia="Times New Roman" w:hAnsi="Times" w:cs="Times New Roman"/>
          <w:sz w:val="20"/>
          <w:szCs w:val="20"/>
        </w:rPr>
        <w:t>ollab</w:t>
      </w:r>
      <w:r>
        <w:rPr>
          <w:rFonts w:ascii="Times" w:eastAsia="Times New Roman" w:hAnsi="Times" w:cs="Times New Roman"/>
          <w:sz w:val="20"/>
          <w:szCs w:val="20"/>
        </w:rPr>
        <w:t>orative systems of MP</w:t>
      </w:r>
      <w:r w:rsidR="0065113D" w:rsidRPr="003F36F7">
        <w:rPr>
          <w:rFonts w:ascii="Times" w:eastAsia="Times New Roman" w:hAnsi="Times" w:cs="Times New Roman"/>
          <w:sz w:val="20"/>
          <w:szCs w:val="20"/>
        </w:rPr>
        <w:t xml:space="preserve">N, could </w:t>
      </w:r>
      <w:r>
        <w:rPr>
          <w:rFonts w:ascii="Times" w:eastAsia="Times New Roman" w:hAnsi="Times" w:cs="Times New Roman"/>
          <w:sz w:val="20"/>
          <w:szCs w:val="20"/>
        </w:rPr>
        <w:t xml:space="preserve">also </w:t>
      </w:r>
      <w:r w:rsidR="0065113D" w:rsidRPr="003F36F7">
        <w:rPr>
          <w:rFonts w:ascii="Times" w:eastAsia="Times New Roman" w:hAnsi="Times" w:cs="Times New Roman"/>
          <w:sz w:val="20"/>
          <w:szCs w:val="20"/>
        </w:rPr>
        <w:t xml:space="preserve">use a "modular" approach for adding adapters to interoperate with heavily regulated systems, for example the FHA approach to getting into </w:t>
      </w:r>
      <w:proofErr w:type="spellStart"/>
      <w:r w:rsidR="0065113D" w:rsidRPr="003F36F7">
        <w:rPr>
          <w:rFonts w:ascii="Times" w:eastAsia="Times New Roman" w:hAnsi="Times" w:cs="Times New Roman"/>
          <w:sz w:val="20"/>
          <w:szCs w:val="20"/>
        </w:rPr>
        <w:t>NwHIN</w:t>
      </w:r>
      <w:proofErr w:type="spellEnd"/>
      <w:r w:rsidR="0065113D" w:rsidRPr="003F36F7">
        <w:rPr>
          <w:rFonts w:ascii="Times" w:eastAsia="Times New Roman" w:hAnsi="Times" w:cs="Times New Roman"/>
          <w:sz w:val="20"/>
          <w:szCs w:val="20"/>
        </w:rPr>
        <w:t xml:space="preserve"> under DURSA (such that, for those interactions, a second layer of business, legal and tech rules and capabilities applied, and it would be possible with an attribute or otherwise to </w:t>
      </w:r>
      <w:r w:rsidRPr="003F36F7">
        <w:rPr>
          <w:rFonts w:ascii="Times" w:eastAsia="Times New Roman" w:hAnsi="Times" w:cs="Times New Roman"/>
          <w:sz w:val="20"/>
          <w:szCs w:val="20"/>
        </w:rPr>
        <w:t>delineate</w:t>
      </w:r>
      <w:r w:rsidR="0065113D" w:rsidRPr="003F36F7">
        <w:rPr>
          <w:rFonts w:ascii="Times" w:eastAsia="Times New Roman" w:hAnsi="Times" w:cs="Times New Roman"/>
          <w:sz w:val="20"/>
          <w:szCs w:val="20"/>
        </w:rPr>
        <w:t xml:space="preserve"> which end-point and other constraints</w:t>
      </w:r>
      <w:r>
        <w:rPr>
          <w:rFonts w:ascii="Times" w:eastAsia="Times New Roman" w:hAnsi="Times" w:cs="Times New Roman"/>
          <w:sz w:val="20"/>
          <w:szCs w:val="20"/>
        </w:rPr>
        <w:t xml:space="preserve"> were needed in those cases).  In the case of a modular approach in the future, in effect, one or more attachments to the Trust Framework would service as contingent additional terms that further refine, modify and augment agreed base-line terms when the </w:t>
      </w:r>
      <w:proofErr w:type="spellStart"/>
      <w:r>
        <w:rPr>
          <w:rFonts w:ascii="Times" w:eastAsia="Times New Roman" w:hAnsi="Times" w:cs="Times New Roman"/>
          <w:sz w:val="20"/>
          <w:szCs w:val="20"/>
        </w:rPr>
        <w:t>MITREid</w:t>
      </w:r>
      <w:proofErr w:type="spellEnd"/>
      <w:r w:rsidR="005833F8">
        <w:rPr>
          <w:rFonts w:ascii="Times" w:eastAsia="Times New Roman" w:hAnsi="Times" w:cs="Times New Roman"/>
          <w:sz w:val="20"/>
          <w:szCs w:val="20"/>
        </w:rPr>
        <w:t xml:space="preserve"> Trust Framework is used in particular and objectively defined contexts.] </w:t>
      </w:r>
    </w:p>
    <w:p w14:paraId="4A5C4DEC" w14:textId="77777777" w:rsidR="00025102" w:rsidRDefault="00025102" w:rsidP="00025102">
      <w:pPr>
        <w:pStyle w:val="ListParagraph"/>
        <w:ind w:left="792"/>
        <w:rPr>
          <w:rFonts w:ascii="Times" w:eastAsia="Times New Roman" w:hAnsi="Times" w:cs="Times New Roman"/>
          <w:sz w:val="20"/>
          <w:szCs w:val="20"/>
        </w:rPr>
      </w:pPr>
    </w:p>
    <w:p w14:paraId="1FB48DCC" w14:textId="77777777" w:rsidR="0013367C" w:rsidRDefault="0013367C" w:rsidP="0013367C">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Roles and Relationships</w:t>
      </w:r>
    </w:p>
    <w:p w14:paraId="24E41F49" w14:textId="77777777" w:rsidR="00396EBA" w:rsidRDefault="00396EBA" w:rsidP="00396EBA">
      <w:pPr>
        <w:pStyle w:val="ListParagraph"/>
        <w:ind w:left="792"/>
        <w:rPr>
          <w:rFonts w:ascii="Times" w:eastAsia="Times New Roman" w:hAnsi="Times" w:cs="Times New Roman"/>
          <w:sz w:val="20"/>
          <w:szCs w:val="20"/>
        </w:rPr>
      </w:pPr>
    </w:p>
    <w:p w14:paraId="5E90F2D5" w14:textId="2A262AA1" w:rsidR="00396EBA" w:rsidRDefault="00396EBA" w:rsidP="00396EBA">
      <w:pPr>
        <w:pStyle w:val="ListParagraph"/>
        <w:ind w:left="792"/>
        <w:rPr>
          <w:rFonts w:ascii="Times" w:eastAsia="Times New Roman" w:hAnsi="Times" w:cs="Times New Roman"/>
          <w:sz w:val="20"/>
          <w:szCs w:val="20"/>
        </w:rPr>
      </w:pPr>
      <w:r>
        <w:rPr>
          <w:rFonts w:ascii="Times" w:eastAsia="Times New Roman" w:hAnsi="Times" w:cs="Times New Roman"/>
          <w:sz w:val="20"/>
          <w:szCs w:val="20"/>
        </w:rPr>
        <w:t>[</w:t>
      </w:r>
      <w:r w:rsidR="00706B3F">
        <w:rPr>
          <w:rFonts w:ascii="Times" w:eastAsia="Times New Roman" w:hAnsi="Times" w:cs="Times New Roman"/>
          <w:sz w:val="20"/>
          <w:szCs w:val="20"/>
        </w:rPr>
        <w:t xml:space="preserve">Commentary: </w:t>
      </w:r>
      <w:r w:rsidR="00BE0039">
        <w:rPr>
          <w:rFonts w:ascii="Times" w:eastAsia="Times New Roman" w:hAnsi="Times" w:cs="Times New Roman"/>
          <w:sz w:val="20"/>
          <w:szCs w:val="20"/>
        </w:rPr>
        <w:t xml:space="preserve">The Roles and Relationships are core to the Trust Framework and System Rules, and require further conversation and feedback to adequately define.  Below is an initial list </w:t>
      </w:r>
      <w:r w:rsidR="00C61DDF">
        <w:rPr>
          <w:rFonts w:ascii="Times" w:eastAsia="Times New Roman" w:hAnsi="Times" w:cs="Times New Roman"/>
          <w:sz w:val="20"/>
          <w:szCs w:val="20"/>
        </w:rPr>
        <w:t xml:space="preserve">of </w:t>
      </w:r>
      <w:r w:rsidR="00BE0039">
        <w:rPr>
          <w:rFonts w:ascii="Times" w:eastAsia="Times New Roman" w:hAnsi="Times" w:cs="Times New Roman"/>
          <w:sz w:val="20"/>
          <w:szCs w:val="20"/>
        </w:rPr>
        <w:t xml:space="preserve">typical and relevant roles found within identify federations.] </w:t>
      </w:r>
    </w:p>
    <w:p w14:paraId="3B3A405C" w14:textId="77777777" w:rsidR="00941C9E" w:rsidRDefault="00941C9E" w:rsidP="00396EBA">
      <w:pPr>
        <w:pStyle w:val="ListParagraph"/>
        <w:ind w:left="792"/>
        <w:rPr>
          <w:rFonts w:ascii="Times" w:eastAsia="Times New Roman" w:hAnsi="Times" w:cs="Times New Roman"/>
          <w:sz w:val="20"/>
          <w:szCs w:val="20"/>
        </w:rPr>
      </w:pPr>
    </w:p>
    <w:p w14:paraId="44C3CD62" w14:textId="77FEB502" w:rsidR="00941C9E" w:rsidRDefault="00941C9E" w:rsidP="00396EBA">
      <w:pPr>
        <w:pStyle w:val="ListParagraph"/>
        <w:ind w:left="792"/>
        <w:rPr>
          <w:rFonts w:ascii="Times" w:eastAsia="Times New Roman" w:hAnsi="Times" w:cs="Times New Roman"/>
          <w:sz w:val="20"/>
          <w:szCs w:val="20"/>
        </w:rPr>
      </w:pPr>
      <w:r w:rsidRPr="00D33A76">
        <w:rPr>
          <w:rFonts w:ascii="Times" w:eastAsia="Times New Roman" w:hAnsi="Times" w:cs="Times New Roman"/>
          <w:sz w:val="20"/>
          <w:szCs w:val="20"/>
        </w:rPr>
        <w:t>[</w:t>
      </w:r>
      <w:r w:rsidR="00706B3F">
        <w:rPr>
          <w:rFonts w:ascii="Times" w:eastAsia="Times New Roman" w:hAnsi="Times" w:cs="Times New Roman"/>
          <w:sz w:val="20"/>
          <w:szCs w:val="20"/>
        </w:rPr>
        <w:t xml:space="preserve">Commentary: </w:t>
      </w:r>
      <w:r w:rsidRPr="00D33A76">
        <w:rPr>
          <w:rFonts w:ascii="Times" w:eastAsia="Times New Roman" w:hAnsi="Times" w:cs="Times New Roman"/>
          <w:sz w:val="20"/>
          <w:szCs w:val="20"/>
        </w:rPr>
        <w:t>If and when a</w:t>
      </w:r>
      <w:r>
        <w:rPr>
          <w:rFonts w:ascii="Times" w:eastAsia="Times New Roman" w:hAnsi="Times" w:cs="Times New Roman"/>
          <w:sz w:val="20"/>
          <w:szCs w:val="20"/>
        </w:rPr>
        <w:t>n external</w:t>
      </w:r>
      <w:r w:rsidRPr="00D33A76">
        <w:rPr>
          <w:rFonts w:ascii="Times" w:eastAsia="Times New Roman" w:hAnsi="Times" w:cs="Times New Roman"/>
          <w:sz w:val="20"/>
          <w:szCs w:val="20"/>
        </w:rPr>
        <w:t xml:space="preserve"> partner o</w:t>
      </w:r>
      <w:r>
        <w:rPr>
          <w:rFonts w:ascii="Times" w:eastAsia="Times New Roman" w:hAnsi="Times" w:cs="Times New Roman"/>
          <w:sz w:val="20"/>
          <w:szCs w:val="20"/>
        </w:rPr>
        <w:t>rganization is recognized as a White L</w:t>
      </w:r>
      <w:r w:rsidRPr="00D33A76">
        <w:rPr>
          <w:rFonts w:ascii="Times" w:eastAsia="Times New Roman" w:hAnsi="Times" w:cs="Times New Roman"/>
          <w:sz w:val="20"/>
          <w:szCs w:val="20"/>
        </w:rPr>
        <w:t xml:space="preserve">isted Identity Provider </w:t>
      </w:r>
      <w:r>
        <w:rPr>
          <w:rFonts w:ascii="Times" w:eastAsia="Times New Roman" w:hAnsi="Times" w:cs="Times New Roman"/>
          <w:sz w:val="20"/>
          <w:szCs w:val="20"/>
        </w:rPr>
        <w:t xml:space="preserve">or Relying Party </w:t>
      </w:r>
      <w:r w:rsidRPr="00D33A76">
        <w:rPr>
          <w:rFonts w:ascii="Times" w:eastAsia="Times New Roman" w:hAnsi="Times" w:cs="Times New Roman"/>
          <w:sz w:val="20"/>
          <w:szCs w:val="20"/>
        </w:rPr>
        <w:t>for its employees</w:t>
      </w:r>
      <w:r>
        <w:rPr>
          <w:rFonts w:ascii="Times" w:eastAsia="Times New Roman" w:hAnsi="Times" w:cs="Times New Roman"/>
          <w:sz w:val="20"/>
          <w:szCs w:val="20"/>
        </w:rPr>
        <w:t xml:space="preserve"> or other approve</w:t>
      </w:r>
      <w:r w:rsidR="00C61DDF">
        <w:rPr>
          <w:rFonts w:ascii="Times" w:eastAsia="Times New Roman" w:hAnsi="Times" w:cs="Times New Roman"/>
          <w:sz w:val="20"/>
          <w:szCs w:val="20"/>
        </w:rPr>
        <w:t>d</w:t>
      </w:r>
      <w:r>
        <w:rPr>
          <w:rFonts w:ascii="Times" w:eastAsia="Times New Roman" w:hAnsi="Times" w:cs="Times New Roman"/>
          <w:sz w:val="20"/>
          <w:szCs w:val="20"/>
        </w:rPr>
        <w:t xml:space="preserve"> Users</w:t>
      </w:r>
      <w:r w:rsidRPr="00D33A76">
        <w:rPr>
          <w:rFonts w:ascii="Times" w:eastAsia="Times New Roman" w:hAnsi="Times" w:cs="Times New Roman"/>
          <w:sz w:val="20"/>
          <w:szCs w:val="20"/>
        </w:rPr>
        <w:t>, an approach to this section might be to point toward a document listing the current participating white listed partners and for that document</w:t>
      </w:r>
      <w:r w:rsidR="00C61DDF">
        <w:rPr>
          <w:rFonts w:ascii="Times" w:eastAsia="Times New Roman" w:hAnsi="Times" w:cs="Times New Roman"/>
          <w:sz w:val="20"/>
          <w:szCs w:val="20"/>
        </w:rPr>
        <w:t xml:space="preserve">, </w:t>
      </w:r>
      <w:r w:rsidRPr="00D33A76">
        <w:rPr>
          <w:rFonts w:ascii="Times" w:eastAsia="Times New Roman" w:hAnsi="Times" w:cs="Times New Roman"/>
          <w:sz w:val="20"/>
          <w:szCs w:val="20"/>
        </w:rPr>
        <w:t>directory</w:t>
      </w:r>
      <w:r w:rsidR="00C61DDF">
        <w:rPr>
          <w:rFonts w:ascii="Times" w:eastAsia="Times New Roman" w:hAnsi="Times" w:cs="Times New Roman"/>
          <w:sz w:val="20"/>
          <w:szCs w:val="20"/>
        </w:rPr>
        <w:t>,</w:t>
      </w:r>
      <w:r w:rsidRPr="00D33A76">
        <w:rPr>
          <w:rFonts w:ascii="Times" w:eastAsia="Times New Roman" w:hAnsi="Times" w:cs="Times New Roman"/>
          <w:sz w:val="20"/>
          <w:szCs w:val="20"/>
        </w:rPr>
        <w:t xml:space="preserve"> or repository to include the names </w:t>
      </w:r>
      <w:r w:rsidR="00C61DDF">
        <w:rPr>
          <w:rFonts w:ascii="Times" w:eastAsia="Times New Roman" w:hAnsi="Times" w:cs="Times New Roman"/>
          <w:sz w:val="20"/>
          <w:szCs w:val="20"/>
        </w:rPr>
        <w:t xml:space="preserve">of </w:t>
      </w:r>
      <w:r w:rsidRPr="00D33A76">
        <w:rPr>
          <w:rFonts w:ascii="Times" w:eastAsia="Times New Roman" w:hAnsi="Times" w:cs="Times New Roman"/>
          <w:sz w:val="20"/>
          <w:szCs w:val="20"/>
        </w:rPr>
        <w:t>parties playing each role, as well as the relevant meta data and other technical information that may be available.  This approach is modeled in Addenda 3.]</w:t>
      </w:r>
    </w:p>
    <w:p w14:paraId="79C0C1DF" w14:textId="77777777" w:rsidR="00396EBA" w:rsidRDefault="00396EBA" w:rsidP="00396EBA">
      <w:pPr>
        <w:pStyle w:val="ListParagraph"/>
        <w:ind w:left="792"/>
        <w:rPr>
          <w:rFonts w:ascii="Times" w:eastAsia="Times New Roman" w:hAnsi="Times" w:cs="Times New Roman"/>
          <w:sz w:val="20"/>
          <w:szCs w:val="20"/>
        </w:rPr>
      </w:pPr>
    </w:p>
    <w:p w14:paraId="6B388E39" w14:textId="77777777" w:rsidR="0013367C" w:rsidRDefault="0013367C" w:rsidP="0013367C">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 xml:space="preserve">Policy Authority </w:t>
      </w:r>
    </w:p>
    <w:p w14:paraId="1AF41AE7" w14:textId="6C4BC707" w:rsidR="00BD0395" w:rsidRDefault="00BD0395" w:rsidP="003C5CC2">
      <w:pPr>
        <w:ind w:left="720"/>
        <w:rPr>
          <w:rFonts w:ascii="Times" w:eastAsia="Times New Roman" w:hAnsi="Times" w:cs="Times New Roman"/>
          <w:sz w:val="20"/>
          <w:szCs w:val="20"/>
        </w:rPr>
      </w:pPr>
      <w:r>
        <w:rPr>
          <w:rFonts w:ascii="Times" w:eastAsia="Times New Roman" w:hAnsi="Times" w:cs="Times New Roman"/>
          <w:sz w:val="20"/>
          <w:szCs w:val="20"/>
        </w:rPr>
        <w:t xml:space="preserve">The Policy Authority is responsible for updating and interpreting this Trust Framework and designating or approving, directly or by delegated authority, the then current parties assuming the roles below.  </w:t>
      </w:r>
    </w:p>
    <w:p w14:paraId="321F4337" w14:textId="77777777" w:rsidR="003C5CC2" w:rsidRPr="00BD0395" w:rsidRDefault="003C5CC2" w:rsidP="003C5CC2">
      <w:pPr>
        <w:ind w:left="720"/>
        <w:rPr>
          <w:rFonts w:ascii="Times" w:eastAsia="Times New Roman" w:hAnsi="Times" w:cs="Times New Roman"/>
          <w:sz w:val="20"/>
          <w:szCs w:val="20"/>
        </w:rPr>
      </w:pPr>
    </w:p>
    <w:p w14:paraId="35C02701" w14:textId="451832E5" w:rsidR="008027FA" w:rsidRDefault="008027FA" w:rsidP="008027FA">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System Operator</w:t>
      </w:r>
      <w:r w:rsidR="00BD0395">
        <w:rPr>
          <w:rFonts w:ascii="Times" w:eastAsia="Times New Roman" w:hAnsi="Times" w:cs="Times New Roman"/>
          <w:sz w:val="20"/>
          <w:szCs w:val="20"/>
        </w:rPr>
        <w:t xml:space="preserve"> </w:t>
      </w:r>
    </w:p>
    <w:p w14:paraId="2C61F59C" w14:textId="3928F52E" w:rsidR="00BD0395" w:rsidRDefault="00BD0395" w:rsidP="00BD0395">
      <w:pPr>
        <w:pStyle w:val="ListParagraph"/>
        <w:rPr>
          <w:rFonts w:ascii="Times" w:eastAsia="Times New Roman" w:hAnsi="Times" w:cs="Times New Roman"/>
          <w:sz w:val="20"/>
          <w:szCs w:val="20"/>
        </w:rPr>
      </w:pPr>
      <w:r>
        <w:rPr>
          <w:rFonts w:ascii="Times" w:eastAsia="Times New Roman" w:hAnsi="Times" w:cs="Times New Roman"/>
          <w:sz w:val="20"/>
          <w:szCs w:val="20"/>
        </w:rPr>
        <w:t>The system operator is responsible for implementing and administerin</w:t>
      </w:r>
      <w:r w:rsidR="00B6330A">
        <w:rPr>
          <w:rFonts w:ascii="Times" w:eastAsia="Times New Roman" w:hAnsi="Times" w:cs="Times New Roman"/>
          <w:sz w:val="20"/>
          <w:szCs w:val="20"/>
        </w:rPr>
        <w:t>g MITRE External Identity Federation</w:t>
      </w:r>
      <w:r>
        <w:rPr>
          <w:rFonts w:ascii="Times" w:eastAsia="Times New Roman" w:hAnsi="Times" w:cs="Times New Roman"/>
          <w:sz w:val="20"/>
          <w:szCs w:val="20"/>
        </w:rPr>
        <w:t xml:space="preserve"> </w:t>
      </w:r>
      <w:r w:rsidR="00B6330A">
        <w:rPr>
          <w:rFonts w:ascii="Times" w:eastAsia="Times New Roman" w:hAnsi="Times" w:cs="Times New Roman"/>
          <w:sz w:val="20"/>
          <w:szCs w:val="20"/>
        </w:rPr>
        <w:t xml:space="preserve">use </w:t>
      </w:r>
      <w:r w:rsidR="00C3699B">
        <w:rPr>
          <w:rFonts w:ascii="Times" w:eastAsia="Times New Roman" w:hAnsi="Times" w:cs="Times New Roman"/>
          <w:sz w:val="20"/>
          <w:szCs w:val="20"/>
        </w:rPr>
        <w:t xml:space="preserve">by MITRE.  </w:t>
      </w:r>
    </w:p>
    <w:p w14:paraId="4C655122" w14:textId="77777777" w:rsidR="00BD0395" w:rsidRDefault="00BD0395" w:rsidP="00BD0395">
      <w:pPr>
        <w:pStyle w:val="ListParagraph"/>
        <w:rPr>
          <w:rFonts w:ascii="Times" w:eastAsia="Times New Roman" w:hAnsi="Times" w:cs="Times New Roman"/>
          <w:sz w:val="20"/>
          <w:szCs w:val="20"/>
        </w:rPr>
      </w:pPr>
    </w:p>
    <w:p w14:paraId="13842FE3" w14:textId="512DDC79" w:rsidR="00607A2E" w:rsidRDefault="00607A2E" w:rsidP="008027FA">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Identity Provider</w:t>
      </w:r>
    </w:p>
    <w:p w14:paraId="5DC1250B" w14:textId="219F8CAB" w:rsidR="00C3699B" w:rsidRDefault="00E86804" w:rsidP="00FA3B55">
      <w:pPr>
        <w:ind w:left="720"/>
        <w:rPr>
          <w:rFonts w:ascii="Times" w:eastAsia="Times New Roman" w:hAnsi="Times" w:cs="Times New Roman"/>
          <w:sz w:val="20"/>
          <w:szCs w:val="20"/>
        </w:rPr>
      </w:pPr>
      <w:r>
        <w:rPr>
          <w:rFonts w:ascii="Times" w:eastAsia="Times New Roman" w:hAnsi="Times" w:cs="Times New Roman"/>
          <w:sz w:val="20"/>
          <w:szCs w:val="20"/>
        </w:rPr>
        <w:t>An</w:t>
      </w:r>
      <w:r w:rsidR="00C3699B">
        <w:rPr>
          <w:rFonts w:ascii="Times" w:eastAsia="Times New Roman" w:hAnsi="Times" w:cs="Times New Roman"/>
          <w:sz w:val="20"/>
          <w:szCs w:val="20"/>
        </w:rPr>
        <w:t xml:space="preserve"> Identity Provider is responsible for issuing</w:t>
      </w:r>
      <w:r w:rsidR="008F533D">
        <w:rPr>
          <w:rFonts w:ascii="Times" w:eastAsia="Times New Roman" w:hAnsi="Times" w:cs="Times New Roman"/>
          <w:sz w:val="20"/>
          <w:szCs w:val="20"/>
        </w:rPr>
        <w:t xml:space="preserve"> a Primary Credential or a</w:t>
      </w:r>
      <w:r w:rsidR="00C3699B">
        <w:rPr>
          <w:rFonts w:ascii="Times" w:eastAsia="Times New Roman" w:hAnsi="Times" w:cs="Times New Roman"/>
          <w:sz w:val="20"/>
          <w:szCs w:val="20"/>
        </w:rPr>
        <w:t xml:space="preserve"> </w:t>
      </w:r>
      <w:r w:rsidR="006621B6">
        <w:rPr>
          <w:rFonts w:ascii="Times" w:eastAsia="Times New Roman" w:hAnsi="Times" w:cs="Times New Roman"/>
          <w:sz w:val="20"/>
          <w:szCs w:val="20"/>
        </w:rPr>
        <w:t xml:space="preserve">Derived Federated Identity Credentials </w:t>
      </w:r>
      <w:r w:rsidR="003D1086">
        <w:rPr>
          <w:rFonts w:ascii="Times" w:eastAsia="Times New Roman" w:hAnsi="Times" w:cs="Times New Roman"/>
          <w:sz w:val="20"/>
          <w:szCs w:val="20"/>
        </w:rPr>
        <w:t>for</w:t>
      </w:r>
      <w:r w:rsidR="00C3699B">
        <w:rPr>
          <w:rFonts w:ascii="Times" w:eastAsia="Times New Roman" w:hAnsi="Times" w:cs="Times New Roman"/>
          <w:sz w:val="20"/>
          <w:szCs w:val="20"/>
        </w:rPr>
        <w:t xml:space="preserve"> Users.  </w:t>
      </w:r>
      <w:r w:rsidR="00DA400E">
        <w:rPr>
          <w:rFonts w:ascii="Times" w:eastAsia="Times New Roman" w:hAnsi="Times" w:cs="Times New Roman"/>
          <w:sz w:val="20"/>
          <w:szCs w:val="20"/>
        </w:rPr>
        <w:t xml:space="preserve">The </w:t>
      </w:r>
      <w:proofErr w:type="spellStart"/>
      <w:r w:rsidR="00DA400E">
        <w:rPr>
          <w:rFonts w:ascii="Times" w:eastAsia="Times New Roman" w:hAnsi="Times" w:cs="Times New Roman"/>
          <w:sz w:val="20"/>
          <w:szCs w:val="20"/>
        </w:rPr>
        <w:t>MITREid</w:t>
      </w:r>
      <w:proofErr w:type="spellEnd"/>
      <w:r w:rsidR="00DA400E">
        <w:rPr>
          <w:rFonts w:ascii="Times" w:eastAsia="Times New Roman" w:hAnsi="Times" w:cs="Times New Roman"/>
          <w:sz w:val="20"/>
          <w:szCs w:val="20"/>
        </w:rPr>
        <w:t xml:space="preserve"> Identity Provider is responsible for issuing Derived Federated Credentials for Users</w:t>
      </w:r>
      <w:r w:rsidR="00F16FCE">
        <w:rPr>
          <w:rFonts w:ascii="Times" w:eastAsia="Times New Roman" w:hAnsi="Times" w:cs="Times New Roman"/>
          <w:sz w:val="20"/>
          <w:szCs w:val="20"/>
        </w:rPr>
        <w:t xml:space="preserve"> who are MITRE personnel</w:t>
      </w:r>
      <w:r w:rsidR="00DA400E">
        <w:rPr>
          <w:rFonts w:ascii="Times" w:eastAsia="Times New Roman" w:hAnsi="Times" w:cs="Times New Roman"/>
          <w:sz w:val="20"/>
          <w:szCs w:val="20"/>
        </w:rPr>
        <w:t xml:space="preserve">.  </w:t>
      </w:r>
    </w:p>
    <w:p w14:paraId="0550B465" w14:textId="77777777" w:rsidR="00941C9E" w:rsidRDefault="00941C9E" w:rsidP="00FA3B55">
      <w:pPr>
        <w:ind w:left="720"/>
        <w:rPr>
          <w:rFonts w:ascii="Times" w:eastAsia="Times New Roman" w:hAnsi="Times" w:cs="Times New Roman"/>
          <w:sz w:val="20"/>
          <w:szCs w:val="20"/>
        </w:rPr>
      </w:pPr>
    </w:p>
    <w:p w14:paraId="042546C2" w14:textId="0172FE46" w:rsidR="00941C9E" w:rsidRDefault="00941C9E" w:rsidP="00941C9E">
      <w:pPr>
        <w:ind w:left="720"/>
        <w:rPr>
          <w:rFonts w:ascii="Times" w:eastAsia="Times New Roman" w:hAnsi="Times" w:cs="Times New Roman"/>
          <w:sz w:val="20"/>
          <w:szCs w:val="20"/>
        </w:rPr>
      </w:pPr>
      <w:r w:rsidRPr="00AA2BDF">
        <w:rPr>
          <w:rFonts w:ascii="Times" w:eastAsia="Times New Roman" w:hAnsi="Times" w:cs="Times New Roman"/>
          <w:sz w:val="20"/>
          <w:szCs w:val="20"/>
        </w:rPr>
        <w:t xml:space="preserve">A White Listed </w:t>
      </w:r>
      <w:r w:rsidR="00EF5B21">
        <w:rPr>
          <w:rFonts w:ascii="Times" w:eastAsia="Times New Roman" w:hAnsi="Times" w:cs="Times New Roman"/>
          <w:sz w:val="20"/>
          <w:szCs w:val="20"/>
        </w:rPr>
        <w:t>Identity Provider</w:t>
      </w:r>
      <w:r w:rsidRPr="00AA2BDF">
        <w:rPr>
          <w:rFonts w:ascii="Times" w:eastAsia="Times New Roman" w:hAnsi="Times" w:cs="Times New Roman"/>
          <w:sz w:val="20"/>
          <w:szCs w:val="20"/>
        </w:rPr>
        <w:t xml:space="preserve"> system is a service provider that has been approved by the System Operator as a pre-authorized </w:t>
      </w:r>
      <w:r>
        <w:rPr>
          <w:rFonts w:ascii="Times" w:eastAsia="Times New Roman" w:hAnsi="Times" w:cs="Times New Roman"/>
          <w:sz w:val="20"/>
          <w:szCs w:val="20"/>
        </w:rPr>
        <w:t>Identity Provider</w:t>
      </w:r>
      <w:r w:rsidRPr="00AA2BDF">
        <w:rPr>
          <w:rFonts w:ascii="Times" w:eastAsia="Times New Roman" w:hAnsi="Times" w:cs="Times New Roman"/>
          <w:sz w:val="20"/>
          <w:szCs w:val="20"/>
        </w:rPr>
        <w:t xml:space="preserve"> such that MITRE </w:t>
      </w:r>
      <w:r>
        <w:rPr>
          <w:rFonts w:ascii="Times" w:eastAsia="Times New Roman" w:hAnsi="Times" w:cs="Times New Roman"/>
          <w:sz w:val="20"/>
          <w:szCs w:val="20"/>
        </w:rPr>
        <w:t>Relying Party sites</w:t>
      </w:r>
      <w:r w:rsidRPr="00AA2BDF">
        <w:rPr>
          <w:rFonts w:ascii="Times" w:eastAsia="Times New Roman" w:hAnsi="Times" w:cs="Times New Roman"/>
          <w:sz w:val="20"/>
          <w:szCs w:val="20"/>
        </w:rPr>
        <w:t xml:space="preserve"> </w:t>
      </w:r>
      <w:r>
        <w:rPr>
          <w:rFonts w:ascii="Times" w:eastAsia="Times New Roman" w:hAnsi="Times" w:cs="Times New Roman"/>
          <w:sz w:val="20"/>
          <w:szCs w:val="20"/>
        </w:rPr>
        <w:t>may provide</w:t>
      </w:r>
      <w:r w:rsidRPr="00AA2BDF">
        <w:rPr>
          <w:rFonts w:ascii="Times" w:eastAsia="Times New Roman" w:hAnsi="Times" w:cs="Times New Roman"/>
          <w:sz w:val="20"/>
          <w:szCs w:val="20"/>
        </w:rPr>
        <w:t xml:space="preserve"> automatic authorization on first and all subsequent access to </w:t>
      </w:r>
      <w:r>
        <w:rPr>
          <w:rFonts w:ascii="Times" w:eastAsia="Times New Roman" w:hAnsi="Times" w:cs="Times New Roman"/>
          <w:sz w:val="20"/>
          <w:szCs w:val="20"/>
        </w:rPr>
        <w:t>Users of Derived Federated Credentials issues by that Identity Provider</w:t>
      </w:r>
      <w:r w:rsidRPr="00AA2BDF">
        <w:rPr>
          <w:rFonts w:ascii="Times" w:eastAsia="Times New Roman" w:hAnsi="Times" w:cs="Times New Roman"/>
          <w:sz w:val="20"/>
          <w:szCs w:val="20"/>
        </w:rPr>
        <w:t>.</w:t>
      </w:r>
      <w:r w:rsidRPr="00EE46BD">
        <w:rPr>
          <w:rFonts w:ascii="Times" w:eastAsia="Times New Roman" w:hAnsi="Times" w:cs="Times New Roman"/>
          <w:sz w:val="20"/>
          <w:szCs w:val="20"/>
        </w:rPr>
        <w:t xml:space="preserve">  </w:t>
      </w:r>
    </w:p>
    <w:p w14:paraId="7992C14F" w14:textId="77777777" w:rsidR="00FA3B55" w:rsidRPr="00C3699B" w:rsidRDefault="00FA3B55" w:rsidP="00FA3B55">
      <w:pPr>
        <w:ind w:left="720"/>
        <w:rPr>
          <w:rFonts w:ascii="Times" w:eastAsia="Times New Roman" w:hAnsi="Times" w:cs="Times New Roman"/>
          <w:sz w:val="20"/>
          <w:szCs w:val="20"/>
        </w:rPr>
      </w:pPr>
    </w:p>
    <w:p w14:paraId="19C16212" w14:textId="77777777" w:rsidR="0013367C" w:rsidRDefault="0013367C" w:rsidP="0013367C">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User Authority</w:t>
      </w:r>
    </w:p>
    <w:p w14:paraId="096FB68B" w14:textId="33917050" w:rsidR="00C3699B" w:rsidRDefault="00E86804" w:rsidP="00941C9E">
      <w:pPr>
        <w:ind w:left="720"/>
        <w:rPr>
          <w:rFonts w:ascii="Times" w:eastAsia="Times New Roman" w:hAnsi="Times" w:cs="Times New Roman"/>
          <w:sz w:val="20"/>
          <w:szCs w:val="20"/>
        </w:rPr>
      </w:pPr>
      <w:r>
        <w:rPr>
          <w:rFonts w:ascii="Times" w:eastAsia="Times New Roman" w:hAnsi="Times" w:cs="Times New Roman"/>
          <w:sz w:val="20"/>
          <w:szCs w:val="20"/>
        </w:rPr>
        <w:t>A</w:t>
      </w:r>
      <w:r w:rsidR="001745CD">
        <w:rPr>
          <w:rFonts w:ascii="Times" w:eastAsia="Times New Roman" w:hAnsi="Times" w:cs="Times New Roman"/>
          <w:sz w:val="20"/>
          <w:szCs w:val="20"/>
        </w:rPr>
        <w:t xml:space="preserve"> User Authority is </w:t>
      </w:r>
      <w:r w:rsidR="00C3699B">
        <w:rPr>
          <w:rFonts w:ascii="Times" w:eastAsia="Times New Roman" w:hAnsi="Times" w:cs="Times New Roman"/>
          <w:sz w:val="20"/>
          <w:szCs w:val="20"/>
        </w:rPr>
        <w:t xml:space="preserve">responsible for </w:t>
      </w:r>
      <w:r w:rsidR="008F533D">
        <w:rPr>
          <w:rFonts w:ascii="Times" w:eastAsia="Times New Roman" w:hAnsi="Times" w:cs="Times New Roman"/>
          <w:sz w:val="20"/>
          <w:szCs w:val="20"/>
        </w:rPr>
        <w:t xml:space="preserve">the authorizing the </w:t>
      </w:r>
      <w:r w:rsidR="003D1086">
        <w:rPr>
          <w:rFonts w:ascii="Times" w:eastAsia="Times New Roman" w:hAnsi="Times" w:cs="Times New Roman"/>
          <w:sz w:val="20"/>
          <w:szCs w:val="20"/>
        </w:rPr>
        <w:t>issuance of Primary Credentials to Users</w:t>
      </w:r>
      <w:r w:rsidR="00C3699B">
        <w:rPr>
          <w:rFonts w:ascii="Times" w:eastAsia="Times New Roman" w:hAnsi="Times" w:cs="Times New Roman"/>
          <w:sz w:val="20"/>
          <w:szCs w:val="20"/>
        </w:rPr>
        <w:t xml:space="preserve">.  </w:t>
      </w:r>
    </w:p>
    <w:p w14:paraId="4D6C992A" w14:textId="77777777" w:rsidR="00C3699B" w:rsidRPr="00C3699B" w:rsidRDefault="00C3699B" w:rsidP="00C3699B">
      <w:pPr>
        <w:ind w:left="720"/>
        <w:rPr>
          <w:rFonts w:ascii="Times" w:eastAsia="Times New Roman" w:hAnsi="Times" w:cs="Times New Roman"/>
          <w:sz w:val="20"/>
          <w:szCs w:val="20"/>
        </w:rPr>
      </w:pPr>
    </w:p>
    <w:p w14:paraId="02F98B8A" w14:textId="3A6AD06D" w:rsidR="00B07BD6" w:rsidRDefault="00B07BD6" w:rsidP="0013367C">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User</w:t>
      </w:r>
    </w:p>
    <w:p w14:paraId="637B3570" w14:textId="6B57477C" w:rsidR="00C3699B" w:rsidRDefault="008E6AC7" w:rsidP="00C3699B">
      <w:pPr>
        <w:ind w:left="720"/>
        <w:rPr>
          <w:rFonts w:ascii="Times" w:eastAsia="Times New Roman" w:hAnsi="Times" w:cs="Times New Roman"/>
          <w:sz w:val="20"/>
          <w:szCs w:val="20"/>
        </w:rPr>
      </w:pPr>
      <w:r>
        <w:rPr>
          <w:rFonts w:ascii="Times" w:eastAsia="Times New Roman" w:hAnsi="Times" w:cs="Times New Roman"/>
          <w:sz w:val="20"/>
          <w:szCs w:val="20"/>
        </w:rPr>
        <w:t xml:space="preserve">A User </w:t>
      </w:r>
      <w:r w:rsidRPr="008E6AC7">
        <w:rPr>
          <w:rFonts w:ascii="Times" w:eastAsia="Times New Roman" w:hAnsi="Times" w:cs="Times New Roman"/>
          <w:sz w:val="20"/>
          <w:szCs w:val="20"/>
        </w:rPr>
        <w:t xml:space="preserve">is a single human being </w:t>
      </w:r>
      <w:r>
        <w:rPr>
          <w:rFonts w:ascii="Times" w:eastAsia="Times New Roman" w:hAnsi="Times" w:cs="Times New Roman"/>
          <w:sz w:val="20"/>
          <w:szCs w:val="20"/>
        </w:rPr>
        <w:t>issued</w:t>
      </w:r>
      <w:r w:rsidRPr="008E6AC7">
        <w:rPr>
          <w:rFonts w:ascii="Times" w:eastAsia="Times New Roman" w:hAnsi="Times" w:cs="Times New Roman"/>
          <w:sz w:val="20"/>
          <w:szCs w:val="20"/>
        </w:rPr>
        <w:t xml:space="preserve"> a </w:t>
      </w:r>
      <w:r>
        <w:rPr>
          <w:rFonts w:ascii="Times" w:eastAsia="Times New Roman" w:hAnsi="Times" w:cs="Times New Roman"/>
          <w:sz w:val="20"/>
          <w:szCs w:val="20"/>
        </w:rPr>
        <w:t>Derived Federated</w:t>
      </w:r>
      <w:r w:rsidRPr="008E6AC7">
        <w:rPr>
          <w:rFonts w:ascii="Times" w:eastAsia="Times New Roman" w:hAnsi="Times" w:cs="Times New Roman"/>
          <w:sz w:val="20"/>
          <w:szCs w:val="20"/>
        </w:rPr>
        <w:t xml:space="preserve"> </w:t>
      </w:r>
      <w:r>
        <w:rPr>
          <w:rFonts w:ascii="Times" w:eastAsia="Times New Roman" w:hAnsi="Times" w:cs="Times New Roman"/>
          <w:sz w:val="20"/>
          <w:szCs w:val="20"/>
        </w:rPr>
        <w:t xml:space="preserve">Credential by an Identity Provider.  </w:t>
      </w:r>
    </w:p>
    <w:p w14:paraId="41A303C4" w14:textId="77777777" w:rsidR="00C3699B" w:rsidRPr="00C3699B" w:rsidRDefault="00C3699B" w:rsidP="00C3699B">
      <w:pPr>
        <w:ind w:left="720"/>
        <w:rPr>
          <w:rFonts w:ascii="Times" w:eastAsia="Times New Roman" w:hAnsi="Times" w:cs="Times New Roman"/>
          <w:sz w:val="20"/>
          <w:szCs w:val="20"/>
        </w:rPr>
      </w:pPr>
    </w:p>
    <w:p w14:paraId="1B782E14" w14:textId="77777777" w:rsidR="00EE46BD" w:rsidRDefault="0013367C" w:rsidP="00EE46BD">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Relying Party</w:t>
      </w:r>
    </w:p>
    <w:p w14:paraId="5C6C2CCA" w14:textId="77777777" w:rsidR="00EE46BD" w:rsidRDefault="007E355F" w:rsidP="00EE46BD">
      <w:pPr>
        <w:ind w:left="720"/>
        <w:rPr>
          <w:rFonts w:ascii="Times" w:eastAsia="Times New Roman" w:hAnsi="Times" w:cs="Times New Roman"/>
          <w:sz w:val="20"/>
          <w:szCs w:val="20"/>
        </w:rPr>
      </w:pPr>
      <w:r w:rsidRPr="00EE46BD">
        <w:rPr>
          <w:rFonts w:ascii="Times" w:eastAsia="Times New Roman" w:hAnsi="Times" w:cs="Times New Roman"/>
          <w:sz w:val="20"/>
          <w:szCs w:val="20"/>
        </w:rPr>
        <w:t xml:space="preserve">A Relying Party is a service provider that accepts or has accepted a Derived Federated Credential by an Identity Provider.  </w:t>
      </w:r>
    </w:p>
    <w:p w14:paraId="25592220" w14:textId="77777777" w:rsidR="00EE46BD" w:rsidRDefault="00EE46BD" w:rsidP="00EE46BD">
      <w:pPr>
        <w:ind w:left="720"/>
        <w:rPr>
          <w:rFonts w:ascii="Times" w:eastAsia="Times New Roman" w:hAnsi="Times" w:cs="Times New Roman"/>
          <w:sz w:val="20"/>
          <w:szCs w:val="20"/>
        </w:rPr>
      </w:pPr>
    </w:p>
    <w:p w14:paraId="471A94AF" w14:textId="70DB4B21" w:rsidR="007E355F" w:rsidRPr="00EE46BD" w:rsidRDefault="007E355F" w:rsidP="00EE46BD">
      <w:pPr>
        <w:ind w:left="720"/>
        <w:rPr>
          <w:rFonts w:ascii="Times" w:eastAsia="Times New Roman" w:hAnsi="Times" w:cs="Times New Roman"/>
          <w:sz w:val="20"/>
          <w:szCs w:val="20"/>
        </w:rPr>
      </w:pPr>
      <w:r w:rsidRPr="00AA2BDF">
        <w:rPr>
          <w:rFonts w:ascii="Times" w:eastAsia="Times New Roman" w:hAnsi="Times" w:cs="Times New Roman"/>
          <w:sz w:val="20"/>
          <w:szCs w:val="20"/>
        </w:rPr>
        <w:t xml:space="preserve">A White Listed Relying Party </w:t>
      </w:r>
      <w:r w:rsidR="00ED209B" w:rsidRPr="00AA2BDF">
        <w:rPr>
          <w:rFonts w:ascii="Times" w:eastAsia="Times New Roman" w:hAnsi="Times" w:cs="Times New Roman"/>
          <w:sz w:val="20"/>
          <w:szCs w:val="20"/>
        </w:rPr>
        <w:t xml:space="preserve">system </w:t>
      </w:r>
      <w:r w:rsidRPr="00AA2BDF">
        <w:rPr>
          <w:rFonts w:ascii="Times" w:eastAsia="Times New Roman" w:hAnsi="Times" w:cs="Times New Roman"/>
          <w:sz w:val="20"/>
          <w:szCs w:val="20"/>
        </w:rPr>
        <w:t>is a service provider that has been approved by the System Operator as a pre-authorized Relying Party such that MITRE users are provided automat</w:t>
      </w:r>
      <w:r w:rsidR="00AF13F3" w:rsidRPr="00AA2BDF">
        <w:rPr>
          <w:rFonts w:ascii="Times" w:eastAsia="Times New Roman" w:hAnsi="Times" w:cs="Times New Roman"/>
          <w:sz w:val="20"/>
          <w:szCs w:val="20"/>
        </w:rPr>
        <w:t>ic authorization on firs</w:t>
      </w:r>
      <w:r w:rsidR="00ED209B" w:rsidRPr="00AA2BDF">
        <w:rPr>
          <w:rFonts w:ascii="Times" w:eastAsia="Times New Roman" w:hAnsi="Times" w:cs="Times New Roman"/>
          <w:sz w:val="20"/>
          <w:szCs w:val="20"/>
        </w:rPr>
        <w:t>t and all subsequent access to one or more</w:t>
      </w:r>
      <w:r w:rsidR="00AF13F3" w:rsidRPr="00AA2BDF">
        <w:rPr>
          <w:rFonts w:ascii="Times" w:eastAsia="Times New Roman" w:hAnsi="Times" w:cs="Times New Roman"/>
          <w:sz w:val="20"/>
          <w:szCs w:val="20"/>
        </w:rPr>
        <w:t xml:space="preserve"> Relying Party </w:t>
      </w:r>
      <w:r w:rsidR="00ED209B" w:rsidRPr="00AA2BDF">
        <w:rPr>
          <w:rFonts w:ascii="Times" w:eastAsia="Times New Roman" w:hAnsi="Times" w:cs="Times New Roman"/>
          <w:sz w:val="20"/>
          <w:szCs w:val="20"/>
        </w:rPr>
        <w:t>sites</w:t>
      </w:r>
      <w:r w:rsidR="00AF13F3" w:rsidRPr="00AA2BDF">
        <w:rPr>
          <w:rFonts w:ascii="Times" w:eastAsia="Times New Roman" w:hAnsi="Times" w:cs="Times New Roman"/>
          <w:sz w:val="20"/>
          <w:szCs w:val="20"/>
        </w:rPr>
        <w:t>.</w:t>
      </w:r>
      <w:r w:rsidR="00AF13F3" w:rsidRPr="00EE46BD">
        <w:rPr>
          <w:rFonts w:ascii="Times" w:eastAsia="Times New Roman" w:hAnsi="Times" w:cs="Times New Roman"/>
          <w:sz w:val="20"/>
          <w:szCs w:val="20"/>
        </w:rPr>
        <w:t xml:space="preserve">  </w:t>
      </w:r>
    </w:p>
    <w:p w14:paraId="5F19BE8A" w14:textId="77777777" w:rsidR="00C3699B" w:rsidRPr="00C3699B" w:rsidRDefault="00C3699B" w:rsidP="00C3699B">
      <w:pPr>
        <w:ind w:left="720"/>
        <w:rPr>
          <w:rFonts w:ascii="Times" w:eastAsia="Times New Roman" w:hAnsi="Times" w:cs="Times New Roman"/>
          <w:sz w:val="20"/>
          <w:szCs w:val="20"/>
        </w:rPr>
      </w:pPr>
    </w:p>
    <w:p w14:paraId="62BA2B49" w14:textId="09D0301E" w:rsidR="0062759C" w:rsidRDefault="0062759C" w:rsidP="0013367C">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Certification Assessor</w:t>
      </w:r>
    </w:p>
    <w:p w14:paraId="5F6D750D" w14:textId="77777777" w:rsidR="00C3699B" w:rsidRDefault="00C3699B" w:rsidP="00C3699B">
      <w:pPr>
        <w:ind w:left="720"/>
        <w:rPr>
          <w:rFonts w:ascii="Times" w:eastAsia="Times New Roman" w:hAnsi="Times" w:cs="Times New Roman"/>
          <w:sz w:val="20"/>
          <w:szCs w:val="20"/>
        </w:rPr>
      </w:pPr>
    </w:p>
    <w:p w14:paraId="6FEDAC32" w14:textId="670C0A5E" w:rsidR="00C3699B" w:rsidRDefault="000564EE" w:rsidP="00C3699B">
      <w:pPr>
        <w:ind w:left="720"/>
        <w:rPr>
          <w:rFonts w:ascii="Times" w:eastAsia="Times New Roman" w:hAnsi="Times" w:cs="Times New Roman"/>
          <w:sz w:val="20"/>
          <w:szCs w:val="20"/>
        </w:rPr>
      </w:pPr>
      <w:r>
        <w:rPr>
          <w:rFonts w:ascii="Times" w:eastAsia="Times New Roman" w:hAnsi="Times" w:cs="Times New Roman"/>
          <w:sz w:val="20"/>
          <w:szCs w:val="20"/>
        </w:rPr>
        <w:t xml:space="preserve">A Certification Assessor is an independent party approved by the System Operator </w:t>
      </w:r>
      <w:r w:rsidR="0074589C">
        <w:rPr>
          <w:rFonts w:ascii="Times" w:eastAsia="Times New Roman" w:hAnsi="Times" w:cs="Times New Roman"/>
          <w:sz w:val="20"/>
          <w:szCs w:val="20"/>
        </w:rPr>
        <w:t xml:space="preserve">that is </w:t>
      </w:r>
      <w:r>
        <w:rPr>
          <w:rFonts w:ascii="Times" w:eastAsia="Times New Roman" w:hAnsi="Times" w:cs="Times New Roman"/>
          <w:sz w:val="20"/>
          <w:szCs w:val="20"/>
        </w:rPr>
        <w:t xml:space="preserve">responsible for certifying </w:t>
      </w:r>
      <w:r w:rsidR="004D438F">
        <w:rPr>
          <w:rFonts w:ascii="Times" w:eastAsia="Times New Roman" w:hAnsi="Times" w:cs="Times New Roman"/>
          <w:sz w:val="20"/>
          <w:szCs w:val="20"/>
        </w:rPr>
        <w:t xml:space="preserve">or recommending certification of </w:t>
      </w:r>
      <w:r>
        <w:rPr>
          <w:rFonts w:ascii="Times" w:eastAsia="Times New Roman" w:hAnsi="Times" w:cs="Times New Roman"/>
          <w:sz w:val="20"/>
          <w:szCs w:val="20"/>
        </w:rPr>
        <w:t xml:space="preserve">Identity Providers, User Authorities and/or Relying Parties </w:t>
      </w:r>
      <w:r w:rsidR="0074589C">
        <w:rPr>
          <w:rFonts w:ascii="Times" w:eastAsia="Times New Roman" w:hAnsi="Times" w:cs="Times New Roman"/>
          <w:sz w:val="20"/>
          <w:szCs w:val="20"/>
        </w:rPr>
        <w:t xml:space="preserve">according to criteria set or adopted by the System Operator. </w:t>
      </w:r>
    </w:p>
    <w:p w14:paraId="3D476024" w14:textId="77777777" w:rsidR="007D12ED" w:rsidRDefault="007D12ED" w:rsidP="00C3699B">
      <w:pPr>
        <w:ind w:left="720"/>
        <w:rPr>
          <w:rFonts w:ascii="Times" w:eastAsia="Times New Roman" w:hAnsi="Times" w:cs="Times New Roman"/>
          <w:sz w:val="20"/>
          <w:szCs w:val="20"/>
        </w:rPr>
      </w:pPr>
    </w:p>
    <w:p w14:paraId="61CD36E1" w14:textId="0EB7D628" w:rsidR="004B50D2" w:rsidRPr="000E0F34" w:rsidRDefault="007D12ED" w:rsidP="000E0F34">
      <w:pPr>
        <w:ind w:left="720"/>
        <w:rPr>
          <w:rFonts w:ascii="Times" w:eastAsia="Times New Roman" w:hAnsi="Times" w:cs="Times New Roman"/>
          <w:sz w:val="20"/>
          <w:szCs w:val="20"/>
        </w:rPr>
      </w:pPr>
      <w:r>
        <w:rPr>
          <w:rFonts w:ascii="Times" w:eastAsia="Times New Roman" w:hAnsi="Times" w:cs="Times New Roman"/>
          <w:sz w:val="20"/>
          <w:szCs w:val="20"/>
        </w:rPr>
        <w:t xml:space="preserve">[Commentary: MITRE is pursuing FICAM accepted certification at this time for its </w:t>
      </w:r>
      <w:proofErr w:type="spellStart"/>
      <w:r>
        <w:rPr>
          <w:rFonts w:ascii="Times" w:eastAsia="Times New Roman" w:hAnsi="Times" w:cs="Times New Roman"/>
          <w:sz w:val="20"/>
          <w:szCs w:val="20"/>
        </w:rPr>
        <w:t>O</w:t>
      </w:r>
      <w:r w:rsidR="003C7A8A">
        <w:rPr>
          <w:rFonts w:ascii="Times" w:eastAsia="Times New Roman" w:hAnsi="Times" w:cs="Times New Roman"/>
          <w:sz w:val="20"/>
          <w:szCs w:val="20"/>
        </w:rPr>
        <w:t>penID</w:t>
      </w:r>
      <w:proofErr w:type="spellEnd"/>
      <w:r>
        <w:rPr>
          <w:rFonts w:ascii="Times" w:eastAsia="Times New Roman" w:hAnsi="Times" w:cs="Times New Roman"/>
          <w:sz w:val="20"/>
          <w:szCs w:val="20"/>
        </w:rPr>
        <w:t xml:space="preserve"> 2 service for the purpose of gaining more information about this process and evaluating how best to adopt or adapt this process for use in its internal determination of which external parties to federate with and specifically which parties to add to White Lists.]  </w:t>
      </w:r>
    </w:p>
    <w:p w14:paraId="52EDE411" w14:textId="77777777" w:rsidR="00442A36" w:rsidRPr="00442A36" w:rsidRDefault="00442A36" w:rsidP="00442A36">
      <w:pPr>
        <w:pStyle w:val="ListParagraph"/>
        <w:ind w:left="792"/>
        <w:rPr>
          <w:rFonts w:ascii="Times" w:eastAsia="Times New Roman" w:hAnsi="Times" w:cs="Times New Roman"/>
          <w:sz w:val="20"/>
          <w:szCs w:val="20"/>
        </w:rPr>
      </w:pPr>
    </w:p>
    <w:p w14:paraId="16F99907" w14:textId="1BCC2B37" w:rsidR="005301C8" w:rsidRDefault="001F6E4E" w:rsidP="005301C8">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White, Black and Grey Lists</w:t>
      </w:r>
    </w:p>
    <w:p w14:paraId="70F023BD" w14:textId="77777777" w:rsidR="00B82BD6" w:rsidRPr="001F6E4E" w:rsidRDefault="00B82BD6" w:rsidP="00B82BD6">
      <w:pPr>
        <w:pStyle w:val="ListParagraph"/>
        <w:ind w:left="792"/>
        <w:rPr>
          <w:rFonts w:ascii="Times" w:eastAsia="Times New Roman" w:hAnsi="Times" w:cs="Times New Roman"/>
          <w:sz w:val="20"/>
          <w:szCs w:val="20"/>
        </w:rPr>
      </w:pPr>
    </w:p>
    <w:p w14:paraId="66720159" w14:textId="2042CB01" w:rsidR="009762DA" w:rsidRPr="005301C8" w:rsidRDefault="005301C8" w:rsidP="005301C8">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Grey List</w:t>
      </w:r>
      <w:r w:rsidR="00BC5E25">
        <w:rPr>
          <w:rFonts w:ascii="Times" w:eastAsia="Times New Roman" w:hAnsi="Times" w:cs="Times New Roman"/>
          <w:sz w:val="20"/>
          <w:szCs w:val="20"/>
        </w:rPr>
        <w:t xml:space="preserve"> </w:t>
      </w:r>
    </w:p>
    <w:p w14:paraId="00330268" w14:textId="6F3449EC" w:rsidR="00546315" w:rsidRDefault="003C1646" w:rsidP="000236DE">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Grey Listed sites include any Identity Provider or Relying Party that </w:t>
      </w:r>
      <w:proofErr w:type="gramStart"/>
      <w:r>
        <w:rPr>
          <w:rFonts w:ascii="Times" w:eastAsia="Times New Roman" w:hAnsi="Times" w:cs="Times New Roman"/>
          <w:sz w:val="20"/>
          <w:szCs w:val="20"/>
        </w:rPr>
        <w:t>implements the standards in Sec 3 and</w:t>
      </w:r>
      <w:r w:rsidR="003911AE">
        <w:rPr>
          <w:rFonts w:ascii="Times" w:eastAsia="Times New Roman" w:hAnsi="Times" w:cs="Times New Roman"/>
          <w:sz w:val="20"/>
          <w:szCs w:val="20"/>
        </w:rPr>
        <w:t xml:space="preserve"> that have not been added to a White List or Black List by the System Ope</w:t>
      </w:r>
      <w:r w:rsidR="003911AE" w:rsidRPr="0061338E">
        <w:rPr>
          <w:rFonts w:ascii="Times" w:eastAsia="Times New Roman" w:hAnsi="Times" w:cs="Times New Roman"/>
          <w:sz w:val="20"/>
          <w:szCs w:val="20"/>
        </w:rPr>
        <w:t>rator</w:t>
      </w:r>
      <w:proofErr w:type="gramEnd"/>
      <w:r w:rsidRPr="0061338E">
        <w:rPr>
          <w:rFonts w:ascii="Times" w:eastAsia="Times New Roman" w:hAnsi="Times" w:cs="Times New Roman"/>
          <w:sz w:val="20"/>
          <w:szCs w:val="20"/>
        </w:rPr>
        <w:t xml:space="preserve">.  </w:t>
      </w:r>
      <w:r w:rsidR="003911AE" w:rsidRPr="0061338E">
        <w:rPr>
          <w:rFonts w:ascii="Times" w:eastAsia="Times New Roman" w:hAnsi="Times" w:cs="Times New Roman"/>
          <w:sz w:val="20"/>
          <w:szCs w:val="20"/>
        </w:rPr>
        <w:t xml:space="preserve">Any </w:t>
      </w:r>
      <w:r w:rsidRPr="0061338E">
        <w:rPr>
          <w:rFonts w:ascii="Times" w:eastAsia="Times New Roman" w:hAnsi="Times" w:cs="Times New Roman"/>
          <w:sz w:val="20"/>
          <w:szCs w:val="20"/>
        </w:rPr>
        <w:t>Grey List</w:t>
      </w:r>
      <w:r w:rsidR="003911AE" w:rsidRPr="0061338E">
        <w:rPr>
          <w:rFonts w:ascii="Times" w:eastAsia="Times New Roman" w:hAnsi="Times" w:cs="Times New Roman"/>
          <w:sz w:val="20"/>
          <w:szCs w:val="20"/>
        </w:rPr>
        <w:t>ed Relying Party</w:t>
      </w:r>
      <w:r w:rsidRPr="0061338E">
        <w:rPr>
          <w:rFonts w:ascii="Times" w:eastAsia="Times New Roman" w:hAnsi="Times" w:cs="Times New Roman"/>
          <w:sz w:val="20"/>
          <w:szCs w:val="20"/>
        </w:rPr>
        <w:t xml:space="preserve"> may accept a </w:t>
      </w:r>
      <w:r w:rsidR="00BC5E25" w:rsidRPr="00BC5E25">
        <w:rPr>
          <w:rFonts w:ascii="Times" w:eastAsia="Times New Roman" w:hAnsi="Times" w:cs="Times New Roman"/>
          <w:sz w:val="20"/>
          <w:szCs w:val="20"/>
        </w:rPr>
        <w:t>Derived Federated Credential</w:t>
      </w:r>
      <w:r w:rsidR="00BC5E25">
        <w:rPr>
          <w:rFonts w:ascii="Times" w:eastAsia="Times New Roman" w:hAnsi="Times" w:cs="Times New Roman"/>
          <w:sz w:val="20"/>
          <w:szCs w:val="20"/>
        </w:rPr>
        <w:t xml:space="preserve"> </w:t>
      </w:r>
      <w:r w:rsidRPr="0061338E">
        <w:rPr>
          <w:rFonts w:ascii="Times" w:eastAsia="Times New Roman" w:hAnsi="Times" w:cs="Times New Roman"/>
          <w:sz w:val="20"/>
          <w:szCs w:val="20"/>
        </w:rPr>
        <w:t xml:space="preserve">from any User and </w:t>
      </w:r>
      <w:r w:rsidR="001F6E4E" w:rsidRPr="0061338E">
        <w:rPr>
          <w:rFonts w:ascii="Times" w:eastAsia="Times New Roman" w:hAnsi="Times" w:cs="Times New Roman"/>
          <w:sz w:val="20"/>
          <w:szCs w:val="20"/>
        </w:rPr>
        <w:t xml:space="preserve">any User </w:t>
      </w:r>
      <w:r w:rsidR="003911AE" w:rsidRPr="0061338E">
        <w:rPr>
          <w:rFonts w:ascii="Times" w:eastAsia="Times New Roman" w:hAnsi="Times" w:cs="Times New Roman"/>
          <w:sz w:val="20"/>
          <w:szCs w:val="20"/>
        </w:rPr>
        <w:t xml:space="preserve">may use a </w:t>
      </w:r>
      <w:r w:rsidR="00BC5E25" w:rsidRPr="00BC5E25">
        <w:rPr>
          <w:rFonts w:ascii="Times" w:eastAsia="Times New Roman" w:hAnsi="Times" w:cs="Times New Roman"/>
          <w:sz w:val="20"/>
          <w:szCs w:val="20"/>
        </w:rPr>
        <w:t>Derived Federated Credential</w:t>
      </w:r>
      <w:r w:rsidR="00BC5E25">
        <w:rPr>
          <w:rFonts w:ascii="Times" w:eastAsia="Times New Roman" w:hAnsi="Times" w:cs="Times New Roman"/>
          <w:sz w:val="20"/>
          <w:szCs w:val="20"/>
        </w:rPr>
        <w:t xml:space="preserve"> </w:t>
      </w:r>
      <w:r w:rsidR="003911AE" w:rsidRPr="0061338E">
        <w:rPr>
          <w:rFonts w:ascii="Times" w:eastAsia="Times New Roman" w:hAnsi="Times" w:cs="Times New Roman"/>
          <w:sz w:val="20"/>
          <w:szCs w:val="20"/>
        </w:rPr>
        <w:t>to access the site of any Grey Listed Relying Party.</w:t>
      </w:r>
      <w:r w:rsidR="003911AE">
        <w:rPr>
          <w:rFonts w:ascii="Times" w:eastAsia="Times New Roman" w:hAnsi="Times" w:cs="Times New Roman"/>
          <w:sz w:val="20"/>
          <w:szCs w:val="20"/>
        </w:rPr>
        <w:t xml:space="preserve">  </w:t>
      </w:r>
    </w:p>
    <w:p w14:paraId="0C56B9C0" w14:textId="77777777" w:rsidR="003C1646" w:rsidRDefault="003C1646" w:rsidP="000236DE">
      <w:pPr>
        <w:pStyle w:val="ListParagraph"/>
        <w:ind w:left="792"/>
        <w:rPr>
          <w:rFonts w:ascii="Times" w:eastAsia="Times New Roman" w:hAnsi="Times" w:cs="Times New Roman"/>
          <w:sz w:val="20"/>
          <w:szCs w:val="20"/>
        </w:rPr>
      </w:pPr>
    </w:p>
    <w:p w14:paraId="4EE11C10" w14:textId="13E59069" w:rsidR="003C1646" w:rsidRPr="003C1646" w:rsidRDefault="003C1646" w:rsidP="003C1646">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If </w:t>
      </w:r>
      <w:r w:rsidR="005301C8">
        <w:rPr>
          <w:rFonts w:ascii="Times" w:eastAsia="Times New Roman" w:hAnsi="Times" w:cs="Times New Roman"/>
          <w:sz w:val="20"/>
          <w:szCs w:val="20"/>
        </w:rPr>
        <w:t>an</w:t>
      </w:r>
      <w:r w:rsidR="0061338E">
        <w:rPr>
          <w:rFonts w:ascii="Times" w:eastAsia="Times New Roman" w:hAnsi="Times" w:cs="Times New Roman"/>
          <w:sz w:val="20"/>
          <w:szCs w:val="20"/>
        </w:rPr>
        <w:t xml:space="preserve"> Identity Provider</w:t>
      </w:r>
      <w:r w:rsidR="000B7E7D">
        <w:rPr>
          <w:rFonts w:ascii="Times" w:eastAsia="Times New Roman" w:hAnsi="Times" w:cs="Times New Roman"/>
          <w:sz w:val="20"/>
          <w:szCs w:val="20"/>
        </w:rPr>
        <w:t xml:space="preserve"> is Grey Listed, then the Relying Party</w:t>
      </w:r>
      <w:r>
        <w:rPr>
          <w:rFonts w:ascii="Times" w:eastAsia="Times New Roman" w:hAnsi="Times" w:cs="Times New Roman"/>
          <w:sz w:val="20"/>
          <w:szCs w:val="20"/>
        </w:rPr>
        <w:t xml:space="preserve"> makes the decision on a per use or other basis whether to accept and rely upon credential</w:t>
      </w:r>
      <w:r w:rsidR="005301C8">
        <w:rPr>
          <w:rFonts w:ascii="Times" w:eastAsia="Times New Roman" w:hAnsi="Times" w:cs="Times New Roman"/>
          <w:sz w:val="20"/>
          <w:szCs w:val="20"/>
        </w:rPr>
        <w:t>s</w:t>
      </w:r>
      <w:r w:rsidR="0002162F">
        <w:rPr>
          <w:rFonts w:ascii="Times" w:eastAsia="Times New Roman" w:hAnsi="Times" w:cs="Times New Roman"/>
          <w:sz w:val="20"/>
          <w:szCs w:val="20"/>
        </w:rPr>
        <w:t xml:space="preserve"> issued by that Identity Provider.  If a Relying Party</w:t>
      </w:r>
      <w:r>
        <w:rPr>
          <w:rFonts w:ascii="Times" w:eastAsia="Times New Roman" w:hAnsi="Times" w:cs="Times New Roman"/>
          <w:sz w:val="20"/>
          <w:szCs w:val="20"/>
        </w:rPr>
        <w:t xml:space="preserve"> is on a Grey List then the User makes the decision whether </w:t>
      </w:r>
      <w:r w:rsidR="0002162F">
        <w:rPr>
          <w:rFonts w:ascii="Times" w:eastAsia="Times New Roman" w:hAnsi="Times" w:cs="Times New Roman"/>
          <w:sz w:val="20"/>
          <w:szCs w:val="20"/>
        </w:rPr>
        <w:t xml:space="preserve">to authorize the use of their Derived Federated Credential to access the Relying Party site.  </w:t>
      </w:r>
    </w:p>
    <w:p w14:paraId="3FEFF2FF" w14:textId="77777777" w:rsidR="00546315" w:rsidRDefault="00546315" w:rsidP="000236DE">
      <w:pPr>
        <w:pStyle w:val="ListParagraph"/>
        <w:ind w:left="792"/>
        <w:rPr>
          <w:rFonts w:ascii="Times" w:eastAsia="Times New Roman" w:hAnsi="Times" w:cs="Times New Roman"/>
          <w:sz w:val="20"/>
          <w:szCs w:val="20"/>
        </w:rPr>
      </w:pPr>
    </w:p>
    <w:p w14:paraId="170E2166" w14:textId="46A97FBA" w:rsidR="005301C8" w:rsidRPr="005301C8" w:rsidRDefault="005301C8" w:rsidP="005301C8">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White List</w:t>
      </w:r>
    </w:p>
    <w:p w14:paraId="33B3D797" w14:textId="1C888C62" w:rsidR="009762DA" w:rsidRDefault="005301C8" w:rsidP="000236DE">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The System Operator, by approval of or delegated authority by the Policy Authority, may add a Relying Party site to the </w:t>
      </w:r>
      <w:proofErr w:type="spellStart"/>
      <w:r>
        <w:rPr>
          <w:rFonts w:ascii="Times" w:eastAsia="Times New Roman" w:hAnsi="Times" w:cs="Times New Roman"/>
          <w:sz w:val="20"/>
          <w:szCs w:val="20"/>
        </w:rPr>
        <w:t>MITREid</w:t>
      </w:r>
      <w:proofErr w:type="spellEnd"/>
      <w:r>
        <w:rPr>
          <w:rFonts w:ascii="Times" w:eastAsia="Times New Roman" w:hAnsi="Times" w:cs="Times New Roman"/>
          <w:sz w:val="20"/>
          <w:szCs w:val="20"/>
        </w:rPr>
        <w:t xml:space="preserve"> </w:t>
      </w:r>
      <w:r w:rsidR="00546315">
        <w:rPr>
          <w:rFonts w:ascii="Times" w:eastAsia="Times New Roman" w:hAnsi="Times" w:cs="Times New Roman"/>
          <w:sz w:val="20"/>
          <w:szCs w:val="20"/>
        </w:rPr>
        <w:t>White List</w:t>
      </w:r>
      <w:r>
        <w:rPr>
          <w:rFonts w:ascii="Times" w:eastAsia="Times New Roman" w:hAnsi="Times" w:cs="Times New Roman"/>
          <w:sz w:val="20"/>
          <w:szCs w:val="20"/>
        </w:rPr>
        <w:t>,</w:t>
      </w:r>
      <w:r w:rsidR="00546315">
        <w:rPr>
          <w:rFonts w:ascii="Times" w:eastAsia="Times New Roman" w:hAnsi="Times" w:cs="Times New Roman"/>
          <w:sz w:val="20"/>
          <w:szCs w:val="20"/>
        </w:rPr>
        <w:t xml:space="preserve"> thereby allowing autom</w:t>
      </w:r>
      <w:r w:rsidR="00E000AF">
        <w:rPr>
          <w:rFonts w:ascii="Times" w:eastAsia="Times New Roman" w:hAnsi="Times" w:cs="Times New Roman"/>
          <w:sz w:val="20"/>
          <w:szCs w:val="20"/>
        </w:rPr>
        <w:t xml:space="preserve">ated authorization for MITRE </w:t>
      </w:r>
      <w:r w:rsidR="00546315">
        <w:rPr>
          <w:rFonts w:ascii="Times" w:eastAsia="Times New Roman" w:hAnsi="Times" w:cs="Times New Roman"/>
          <w:sz w:val="20"/>
          <w:szCs w:val="20"/>
        </w:rPr>
        <w:t xml:space="preserve">Users.  </w:t>
      </w:r>
    </w:p>
    <w:p w14:paraId="3766F0DA" w14:textId="77777777" w:rsidR="00546315" w:rsidRDefault="00546315" w:rsidP="000236DE">
      <w:pPr>
        <w:pStyle w:val="ListParagraph"/>
        <w:ind w:left="792"/>
        <w:rPr>
          <w:rFonts w:ascii="Times" w:eastAsia="Times New Roman" w:hAnsi="Times" w:cs="Times New Roman"/>
          <w:sz w:val="20"/>
          <w:szCs w:val="20"/>
        </w:rPr>
      </w:pPr>
    </w:p>
    <w:p w14:paraId="70693343" w14:textId="09C649E9" w:rsidR="005301C8" w:rsidRPr="005301C8" w:rsidRDefault="00546315" w:rsidP="005301C8">
      <w:pPr>
        <w:pStyle w:val="ListParagraph"/>
        <w:numPr>
          <w:ilvl w:val="2"/>
          <w:numId w:val="3"/>
        </w:numPr>
        <w:rPr>
          <w:rFonts w:ascii="Times" w:eastAsia="Times New Roman" w:hAnsi="Times" w:cs="Times New Roman"/>
          <w:sz w:val="20"/>
          <w:szCs w:val="20"/>
        </w:rPr>
      </w:pPr>
      <w:r w:rsidRPr="005301C8">
        <w:rPr>
          <w:rFonts w:ascii="Times" w:eastAsia="Times New Roman" w:hAnsi="Times" w:cs="Times New Roman"/>
          <w:sz w:val="20"/>
          <w:szCs w:val="20"/>
        </w:rPr>
        <w:t xml:space="preserve">Black List:  </w:t>
      </w:r>
    </w:p>
    <w:p w14:paraId="3EAAA61F" w14:textId="38E6AEC8" w:rsidR="009762DA" w:rsidRDefault="00906C94" w:rsidP="00CA77D7">
      <w:pPr>
        <w:pStyle w:val="ListParagraph"/>
        <w:ind w:left="792"/>
        <w:rPr>
          <w:rFonts w:ascii="Times" w:eastAsia="Times New Roman" w:hAnsi="Times" w:cs="Times New Roman"/>
          <w:sz w:val="20"/>
          <w:szCs w:val="20"/>
        </w:rPr>
      </w:pPr>
      <w:r>
        <w:rPr>
          <w:rFonts w:ascii="Times" w:eastAsia="Times New Roman" w:hAnsi="Times" w:cs="Times New Roman"/>
          <w:sz w:val="20"/>
          <w:szCs w:val="20"/>
        </w:rPr>
        <w:t>The System Operator may determine whether a</w:t>
      </w:r>
      <w:r w:rsidR="00546315">
        <w:rPr>
          <w:rFonts w:ascii="Times" w:eastAsia="Times New Roman" w:hAnsi="Times" w:cs="Times New Roman"/>
          <w:sz w:val="20"/>
          <w:szCs w:val="20"/>
        </w:rPr>
        <w:t xml:space="preserve"> site is in violation of the</w:t>
      </w:r>
      <w:r>
        <w:rPr>
          <w:rFonts w:ascii="Times" w:eastAsia="Times New Roman" w:hAnsi="Times" w:cs="Times New Roman"/>
          <w:sz w:val="20"/>
          <w:szCs w:val="20"/>
        </w:rPr>
        <w:t>se rules or otherwise</w:t>
      </w:r>
      <w:r w:rsidR="00546315">
        <w:rPr>
          <w:rFonts w:ascii="Times" w:eastAsia="Times New Roman" w:hAnsi="Times" w:cs="Times New Roman"/>
          <w:sz w:val="20"/>
          <w:szCs w:val="20"/>
        </w:rPr>
        <w:t xml:space="preserve"> </w:t>
      </w:r>
      <w:r>
        <w:rPr>
          <w:rFonts w:ascii="Times" w:eastAsia="Times New Roman" w:hAnsi="Times" w:cs="Times New Roman"/>
          <w:sz w:val="20"/>
          <w:szCs w:val="20"/>
        </w:rPr>
        <w:t>disapproved for federation</w:t>
      </w:r>
      <w:r w:rsidR="00546315">
        <w:rPr>
          <w:rFonts w:ascii="Times" w:eastAsia="Times New Roman" w:hAnsi="Times" w:cs="Times New Roman"/>
          <w:sz w:val="20"/>
          <w:szCs w:val="20"/>
        </w:rPr>
        <w:t xml:space="preserve">, </w:t>
      </w:r>
      <w:r>
        <w:rPr>
          <w:rFonts w:ascii="Times" w:eastAsia="Times New Roman" w:hAnsi="Times" w:cs="Times New Roman"/>
          <w:sz w:val="20"/>
          <w:szCs w:val="20"/>
        </w:rPr>
        <w:t>and upon such determination may</w:t>
      </w:r>
      <w:r w:rsidR="00546315">
        <w:rPr>
          <w:rFonts w:ascii="Times" w:eastAsia="Times New Roman" w:hAnsi="Times" w:cs="Times New Roman"/>
          <w:sz w:val="20"/>
          <w:szCs w:val="20"/>
        </w:rPr>
        <w:t xml:space="preserve"> </w:t>
      </w:r>
      <w:r>
        <w:rPr>
          <w:rFonts w:ascii="Times" w:eastAsia="Times New Roman" w:hAnsi="Times" w:cs="Times New Roman"/>
          <w:sz w:val="20"/>
          <w:szCs w:val="20"/>
        </w:rPr>
        <w:t>add that site to</w:t>
      </w:r>
      <w:r w:rsidR="00546315">
        <w:rPr>
          <w:rFonts w:ascii="Times" w:eastAsia="Times New Roman" w:hAnsi="Times" w:cs="Times New Roman"/>
          <w:sz w:val="20"/>
          <w:szCs w:val="20"/>
        </w:rPr>
        <w:t xml:space="preserve"> the</w:t>
      </w:r>
      <w:r>
        <w:rPr>
          <w:rFonts w:ascii="Times" w:eastAsia="Times New Roman" w:hAnsi="Times" w:cs="Times New Roman"/>
          <w:sz w:val="20"/>
          <w:szCs w:val="20"/>
        </w:rPr>
        <w:t xml:space="preserve"> </w:t>
      </w:r>
      <w:proofErr w:type="spellStart"/>
      <w:r>
        <w:rPr>
          <w:rFonts w:ascii="Times" w:eastAsia="Times New Roman" w:hAnsi="Times" w:cs="Times New Roman"/>
          <w:sz w:val="20"/>
          <w:szCs w:val="20"/>
        </w:rPr>
        <w:t>MITREid</w:t>
      </w:r>
      <w:proofErr w:type="spellEnd"/>
      <w:r w:rsidR="00546315">
        <w:rPr>
          <w:rFonts w:ascii="Times" w:eastAsia="Times New Roman" w:hAnsi="Times" w:cs="Times New Roman"/>
          <w:sz w:val="20"/>
          <w:szCs w:val="20"/>
        </w:rPr>
        <w:t xml:space="preserve"> Black List, thereby preventing a </w:t>
      </w:r>
      <w:r w:rsidR="00E519A8">
        <w:rPr>
          <w:rFonts w:ascii="Times" w:eastAsia="Times New Roman" w:hAnsi="Times" w:cs="Times New Roman"/>
          <w:sz w:val="20"/>
          <w:szCs w:val="20"/>
        </w:rPr>
        <w:t xml:space="preserve">MITRE </w:t>
      </w:r>
      <w:r w:rsidR="00546315">
        <w:rPr>
          <w:rFonts w:ascii="Times" w:eastAsia="Times New Roman" w:hAnsi="Times" w:cs="Times New Roman"/>
          <w:sz w:val="20"/>
          <w:szCs w:val="20"/>
        </w:rPr>
        <w:t xml:space="preserve">User from using their Derived Federated Credential </w:t>
      </w:r>
      <w:r>
        <w:rPr>
          <w:rFonts w:ascii="Times" w:eastAsia="Times New Roman" w:hAnsi="Times" w:cs="Times New Roman"/>
          <w:sz w:val="20"/>
          <w:szCs w:val="20"/>
        </w:rPr>
        <w:t xml:space="preserve">to access such </w:t>
      </w:r>
      <w:r w:rsidR="00546315">
        <w:rPr>
          <w:rFonts w:ascii="Times" w:eastAsia="Times New Roman" w:hAnsi="Times" w:cs="Times New Roman"/>
          <w:sz w:val="20"/>
          <w:szCs w:val="20"/>
        </w:rPr>
        <w:t xml:space="preserve">site and preventing </w:t>
      </w:r>
      <w:r>
        <w:rPr>
          <w:rFonts w:ascii="Times" w:eastAsia="Times New Roman" w:hAnsi="Times" w:cs="Times New Roman"/>
          <w:sz w:val="20"/>
          <w:szCs w:val="20"/>
        </w:rPr>
        <w:t>Derived Federated Credential</w:t>
      </w:r>
      <w:r w:rsidR="00E519A8">
        <w:rPr>
          <w:rFonts w:ascii="Times" w:eastAsia="Times New Roman" w:hAnsi="Times" w:cs="Times New Roman"/>
          <w:sz w:val="20"/>
          <w:szCs w:val="20"/>
        </w:rPr>
        <w:t>s from Black Listed Identity Providers</w:t>
      </w:r>
      <w:r w:rsidR="00546315">
        <w:rPr>
          <w:rFonts w:ascii="Times" w:eastAsia="Times New Roman" w:hAnsi="Times" w:cs="Times New Roman"/>
          <w:sz w:val="20"/>
          <w:szCs w:val="20"/>
        </w:rPr>
        <w:t xml:space="preserve"> from </w:t>
      </w:r>
      <w:r>
        <w:rPr>
          <w:rFonts w:ascii="Times" w:eastAsia="Times New Roman" w:hAnsi="Times" w:cs="Times New Roman"/>
          <w:sz w:val="20"/>
          <w:szCs w:val="20"/>
        </w:rPr>
        <w:t>being used to access</w:t>
      </w:r>
      <w:r w:rsidR="00546315">
        <w:rPr>
          <w:rFonts w:ascii="Times" w:eastAsia="Times New Roman" w:hAnsi="Times" w:cs="Times New Roman"/>
          <w:sz w:val="20"/>
          <w:szCs w:val="20"/>
        </w:rPr>
        <w:t xml:space="preserve"> </w:t>
      </w:r>
      <w:r w:rsidR="00E519A8">
        <w:rPr>
          <w:rFonts w:ascii="Times" w:eastAsia="Times New Roman" w:hAnsi="Times" w:cs="Times New Roman"/>
          <w:sz w:val="20"/>
          <w:szCs w:val="20"/>
        </w:rPr>
        <w:t>MITRE Relying Party sites under this Trust Fram</w:t>
      </w:r>
      <w:r w:rsidR="001B30B8">
        <w:rPr>
          <w:rFonts w:ascii="Times" w:eastAsia="Times New Roman" w:hAnsi="Times" w:cs="Times New Roman"/>
          <w:sz w:val="20"/>
          <w:szCs w:val="20"/>
        </w:rPr>
        <w:t>e</w:t>
      </w:r>
      <w:r w:rsidR="00E519A8">
        <w:rPr>
          <w:rFonts w:ascii="Times" w:eastAsia="Times New Roman" w:hAnsi="Times" w:cs="Times New Roman"/>
          <w:sz w:val="20"/>
          <w:szCs w:val="20"/>
        </w:rPr>
        <w:t>work.</w:t>
      </w:r>
    </w:p>
    <w:p w14:paraId="125D3D1B" w14:textId="77777777" w:rsidR="00CA77D7" w:rsidRDefault="00CA77D7" w:rsidP="00CA77D7">
      <w:pPr>
        <w:pStyle w:val="ListParagraph"/>
        <w:ind w:left="792"/>
        <w:rPr>
          <w:rFonts w:ascii="Times" w:eastAsia="Times New Roman" w:hAnsi="Times" w:cs="Times New Roman"/>
          <w:sz w:val="20"/>
          <w:szCs w:val="20"/>
        </w:rPr>
      </w:pPr>
    </w:p>
    <w:p w14:paraId="505D3589" w14:textId="1E404EBF" w:rsidR="00E556A9" w:rsidRDefault="00FD31E4" w:rsidP="00D56371">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Certification</w:t>
      </w:r>
    </w:p>
    <w:p w14:paraId="2419AAAA" w14:textId="53F6B50E" w:rsidR="00D56371" w:rsidRDefault="004D438F" w:rsidP="00D56371">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Certification is a material consideration favoring the System Operator decision on inclusion of parties to a White List, but neither required nor sufficient.  </w:t>
      </w:r>
      <w:r w:rsidR="00D56371">
        <w:rPr>
          <w:rFonts w:ascii="Times" w:eastAsia="Times New Roman" w:hAnsi="Times" w:cs="Times New Roman"/>
          <w:sz w:val="20"/>
          <w:szCs w:val="20"/>
        </w:rPr>
        <w:t xml:space="preserve">The MITRE External Identity Federation Certification Policy is available at [TBD].  </w:t>
      </w:r>
    </w:p>
    <w:p w14:paraId="32C07666" w14:textId="77777777" w:rsidR="00BE31A4" w:rsidRDefault="00BE31A4" w:rsidP="00D56371">
      <w:pPr>
        <w:pStyle w:val="ListParagraph"/>
        <w:ind w:left="792"/>
        <w:rPr>
          <w:rFonts w:ascii="Times" w:eastAsia="Times New Roman" w:hAnsi="Times" w:cs="Times New Roman"/>
          <w:sz w:val="20"/>
          <w:szCs w:val="20"/>
        </w:rPr>
      </w:pPr>
    </w:p>
    <w:p w14:paraId="1C8AEE77" w14:textId="76F2A213" w:rsidR="00BE31A4" w:rsidRDefault="00BE31A4" w:rsidP="00D56371">
      <w:pPr>
        <w:pStyle w:val="ListParagraph"/>
        <w:ind w:left="792"/>
        <w:rPr>
          <w:rFonts w:ascii="Times" w:eastAsia="Times New Roman" w:hAnsi="Times" w:cs="Times New Roman"/>
          <w:sz w:val="20"/>
          <w:szCs w:val="20"/>
        </w:rPr>
      </w:pPr>
      <w:r>
        <w:rPr>
          <w:rFonts w:ascii="Times" w:eastAsia="Times New Roman" w:hAnsi="Times" w:cs="Times New Roman"/>
          <w:sz w:val="20"/>
          <w:szCs w:val="20"/>
        </w:rPr>
        <w:t>[</w:t>
      </w:r>
      <w:r w:rsidR="00706B3F">
        <w:rPr>
          <w:rFonts w:ascii="Times" w:eastAsia="Times New Roman" w:hAnsi="Times" w:cs="Times New Roman"/>
          <w:sz w:val="20"/>
          <w:szCs w:val="20"/>
        </w:rPr>
        <w:t xml:space="preserve">Commentary: </w:t>
      </w:r>
      <w:r>
        <w:rPr>
          <w:rFonts w:ascii="Times" w:eastAsia="Times New Roman" w:hAnsi="Times" w:cs="Times New Roman"/>
          <w:sz w:val="20"/>
          <w:szCs w:val="20"/>
        </w:rPr>
        <w:t xml:space="preserve">Please see discussion in Addenda 4, related to Certification, for more information on the context and purpose of this </w:t>
      </w:r>
      <w:bookmarkStart w:id="2" w:name="_GoBack"/>
      <w:r>
        <w:rPr>
          <w:rFonts w:ascii="Times" w:eastAsia="Times New Roman" w:hAnsi="Times" w:cs="Times New Roman"/>
          <w:sz w:val="20"/>
          <w:szCs w:val="20"/>
        </w:rPr>
        <w:t>section</w:t>
      </w:r>
      <w:bookmarkEnd w:id="2"/>
      <w:r>
        <w:rPr>
          <w:rFonts w:ascii="Times" w:eastAsia="Times New Roman" w:hAnsi="Times" w:cs="Times New Roman"/>
          <w:sz w:val="20"/>
          <w:szCs w:val="20"/>
        </w:rPr>
        <w:t xml:space="preserve">.] </w:t>
      </w:r>
    </w:p>
    <w:p w14:paraId="6FE8B4C8" w14:textId="77777777" w:rsidR="00D56371" w:rsidRDefault="00D56371" w:rsidP="00D56371">
      <w:pPr>
        <w:pStyle w:val="ListParagraph"/>
        <w:ind w:left="792"/>
        <w:rPr>
          <w:rFonts w:ascii="Times" w:eastAsia="Times New Roman" w:hAnsi="Times" w:cs="Times New Roman"/>
          <w:sz w:val="20"/>
          <w:szCs w:val="20"/>
        </w:rPr>
      </w:pPr>
    </w:p>
    <w:p w14:paraId="276EBA81" w14:textId="77777777" w:rsidR="000236DE" w:rsidRDefault="000236DE" w:rsidP="000236DE">
      <w:pPr>
        <w:pStyle w:val="ListParagraph"/>
        <w:ind w:left="792"/>
        <w:rPr>
          <w:rFonts w:ascii="Times" w:eastAsia="Times New Roman" w:hAnsi="Times" w:cs="Times New Roman"/>
          <w:sz w:val="20"/>
          <w:szCs w:val="20"/>
        </w:rPr>
      </w:pPr>
    </w:p>
    <w:p w14:paraId="0A87CD59" w14:textId="69A84498" w:rsidR="00F166A7" w:rsidRDefault="00605584" w:rsidP="00F166A7">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B</w:t>
      </w:r>
      <w:r w:rsidR="00F166A7">
        <w:rPr>
          <w:rFonts w:ascii="Times" w:eastAsia="Times New Roman" w:hAnsi="Times" w:cs="Times New Roman"/>
          <w:sz w:val="20"/>
          <w:szCs w:val="20"/>
        </w:rPr>
        <w:t>usiness Processes and Practices</w:t>
      </w:r>
    </w:p>
    <w:p w14:paraId="50C901AC" w14:textId="77777777" w:rsidR="00442A36" w:rsidRDefault="00442A36" w:rsidP="00F166A7">
      <w:pPr>
        <w:pStyle w:val="ListParagraph"/>
        <w:ind w:left="792"/>
        <w:rPr>
          <w:rFonts w:ascii="Times" w:eastAsia="Times New Roman" w:hAnsi="Times" w:cs="Times New Roman"/>
          <w:sz w:val="20"/>
          <w:szCs w:val="20"/>
        </w:rPr>
      </w:pPr>
    </w:p>
    <w:p w14:paraId="7EF6E10C" w14:textId="194600DD" w:rsidR="008E5C67" w:rsidRDefault="008E5C67" w:rsidP="00F166A7">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The following business processes and practices apply to the use of MITRE External Identity Federation [TBD]. </w:t>
      </w:r>
    </w:p>
    <w:p w14:paraId="60247900" w14:textId="77777777" w:rsidR="008E5C67" w:rsidRDefault="008E5C67" w:rsidP="00F166A7">
      <w:pPr>
        <w:pStyle w:val="ListParagraph"/>
        <w:ind w:left="792"/>
        <w:rPr>
          <w:rFonts w:ascii="Times" w:eastAsia="Times New Roman" w:hAnsi="Times" w:cs="Times New Roman"/>
          <w:sz w:val="20"/>
          <w:szCs w:val="20"/>
        </w:rPr>
      </w:pPr>
    </w:p>
    <w:p w14:paraId="7B47CDCC" w14:textId="3D9F788D" w:rsidR="00E556A9" w:rsidRDefault="00E556A9" w:rsidP="00F166A7">
      <w:pPr>
        <w:pStyle w:val="ListParagraph"/>
        <w:ind w:left="792"/>
        <w:rPr>
          <w:rFonts w:ascii="Times" w:eastAsia="Times New Roman" w:hAnsi="Times" w:cs="Times New Roman"/>
          <w:sz w:val="20"/>
          <w:szCs w:val="20"/>
        </w:rPr>
      </w:pPr>
      <w:r>
        <w:rPr>
          <w:rFonts w:ascii="Times" w:eastAsia="Times New Roman" w:hAnsi="Times" w:cs="Times New Roman"/>
          <w:sz w:val="20"/>
          <w:szCs w:val="20"/>
        </w:rPr>
        <w:t>[</w:t>
      </w:r>
      <w:r w:rsidR="00706B3F">
        <w:rPr>
          <w:rFonts w:ascii="Times" w:eastAsia="Times New Roman" w:hAnsi="Times" w:cs="Times New Roman"/>
          <w:sz w:val="20"/>
          <w:szCs w:val="20"/>
        </w:rPr>
        <w:t xml:space="preserve">Commentary: </w:t>
      </w:r>
      <w:r w:rsidR="008E5C67">
        <w:rPr>
          <w:rFonts w:ascii="Times" w:eastAsia="Times New Roman" w:hAnsi="Times" w:cs="Times New Roman"/>
          <w:sz w:val="20"/>
          <w:szCs w:val="20"/>
        </w:rPr>
        <w:t xml:space="preserve">At this time, the actual practices and procedures used to operate and use MITRE External Identity Federation are largely ad hoc and tailored to the prototype scope of this initiative.  However, eventually if and when use of MITRE Identity Federation becomes a regular, operational production grade element of MITRE systems, the recording of processes and practices applicable to key roles and parties will be important.  It is typically best to note the details of these processes and practices in external documents, including guidance, </w:t>
      </w:r>
      <w:r w:rsidR="00EF5B21">
        <w:rPr>
          <w:rFonts w:ascii="Times" w:eastAsia="Times New Roman" w:hAnsi="Times" w:cs="Times New Roman"/>
          <w:sz w:val="20"/>
          <w:szCs w:val="20"/>
        </w:rPr>
        <w:t xml:space="preserve">FAQ </w:t>
      </w:r>
      <w:r w:rsidR="008E5C67">
        <w:rPr>
          <w:rFonts w:ascii="Times" w:eastAsia="Times New Roman" w:hAnsi="Times" w:cs="Times New Roman"/>
          <w:sz w:val="20"/>
          <w:szCs w:val="20"/>
        </w:rPr>
        <w:t>and help files, which may be updated from time to time with little or no approval or notice, provided they do not violate any requirement or constraint in the System Rules or other applicable rules.</w:t>
      </w:r>
      <w:r>
        <w:rPr>
          <w:rFonts w:ascii="Times" w:eastAsia="Times New Roman" w:hAnsi="Times" w:cs="Times New Roman"/>
          <w:sz w:val="20"/>
          <w:szCs w:val="20"/>
        </w:rPr>
        <w:t xml:space="preserve">] </w:t>
      </w:r>
    </w:p>
    <w:p w14:paraId="4661F3FB" w14:textId="26A64BE8" w:rsidR="00847869" w:rsidRDefault="00847869">
      <w:pPr>
        <w:rPr>
          <w:rFonts w:ascii="Times" w:eastAsia="Times New Roman" w:hAnsi="Times" w:cs="Times New Roman"/>
          <w:sz w:val="20"/>
          <w:szCs w:val="20"/>
        </w:rPr>
      </w:pPr>
      <w:r>
        <w:rPr>
          <w:rFonts w:ascii="Times" w:eastAsia="Times New Roman" w:hAnsi="Times" w:cs="Times New Roman"/>
          <w:sz w:val="20"/>
          <w:szCs w:val="20"/>
        </w:rPr>
        <w:br w:type="page"/>
      </w:r>
    </w:p>
    <w:p w14:paraId="5FB8A74A" w14:textId="09E28CB3" w:rsidR="00F44BC4" w:rsidRPr="00B64411" w:rsidRDefault="003F36F7" w:rsidP="00C32725">
      <w:pPr>
        <w:pStyle w:val="ListParagraph"/>
        <w:numPr>
          <w:ilvl w:val="0"/>
          <w:numId w:val="3"/>
        </w:numPr>
        <w:rPr>
          <w:rFonts w:ascii="Times" w:eastAsia="Times New Roman" w:hAnsi="Times" w:cs="Times New Roman"/>
          <w:b/>
          <w:bCs/>
          <w:smallCaps/>
          <w:sz w:val="20"/>
          <w:szCs w:val="20"/>
        </w:rPr>
      </w:pPr>
      <w:r w:rsidRPr="00B64411">
        <w:rPr>
          <w:rFonts w:ascii="Times" w:eastAsia="Times New Roman" w:hAnsi="Times" w:cs="Times New Roman"/>
          <w:b/>
          <w:bCs/>
          <w:smallCaps/>
          <w:sz w:val="20"/>
          <w:szCs w:val="20"/>
        </w:rPr>
        <w:t>Legal Rules</w:t>
      </w:r>
    </w:p>
    <w:p w14:paraId="684BB8DE" w14:textId="77777777" w:rsidR="00EC763A" w:rsidRDefault="00EC763A" w:rsidP="00EC763A">
      <w:pPr>
        <w:pStyle w:val="ListParagraph"/>
        <w:ind w:left="360"/>
        <w:rPr>
          <w:rFonts w:ascii="Times" w:eastAsia="Times New Roman" w:hAnsi="Times" w:cs="Times New Roman"/>
          <w:b/>
          <w:sz w:val="20"/>
          <w:szCs w:val="20"/>
        </w:rPr>
      </w:pPr>
    </w:p>
    <w:p w14:paraId="533C75E9" w14:textId="4F6DF27A" w:rsidR="00CC15D2" w:rsidRDefault="00A53DF6" w:rsidP="00A53DF6">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Application of These Rules</w:t>
      </w:r>
    </w:p>
    <w:p w14:paraId="399BC44D" w14:textId="704B2331" w:rsidR="000B1AA5" w:rsidRDefault="000B1AA5" w:rsidP="000B1AA5">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These rules apply to the </w:t>
      </w:r>
      <w:r w:rsidR="00C64240">
        <w:rPr>
          <w:rFonts w:ascii="Times" w:eastAsia="Times New Roman" w:hAnsi="Times" w:cs="Times New Roman"/>
          <w:sz w:val="20"/>
          <w:szCs w:val="20"/>
        </w:rPr>
        <w:t xml:space="preserve">issuance, </w:t>
      </w:r>
      <w:r>
        <w:rPr>
          <w:rFonts w:ascii="Times" w:eastAsia="Times New Roman" w:hAnsi="Times" w:cs="Times New Roman"/>
          <w:sz w:val="20"/>
          <w:szCs w:val="20"/>
        </w:rPr>
        <w:t>use</w:t>
      </w:r>
      <w:r w:rsidR="00C64240">
        <w:rPr>
          <w:rFonts w:ascii="Times" w:eastAsia="Times New Roman" w:hAnsi="Times" w:cs="Times New Roman"/>
          <w:sz w:val="20"/>
          <w:szCs w:val="20"/>
        </w:rPr>
        <w:t>, acceptance of or reliance on</w:t>
      </w:r>
      <w:r>
        <w:rPr>
          <w:rFonts w:ascii="Times" w:eastAsia="Times New Roman" w:hAnsi="Times" w:cs="Times New Roman"/>
          <w:sz w:val="20"/>
          <w:szCs w:val="20"/>
        </w:rPr>
        <w:t xml:space="preserve"> Derived Federated Credentials </w:t>
      </w:r>
      <w:r w:rsidR="00F059B5">
        <w:rPr>
          <w:rFonts w:ascii="Times" w:eastAsia="Times New Roman" w:hAnsi="Times" w:cs="Times New Roman"/>
          <w:sz w:val="20"/>
          <w:szCs w:val="20"/>
        </w:rPr>
        <w:t>within the MITRE</w:t>
      </w:r>
      <w:r>
        <w:rPr>
          <w:rFonts w:ascii="Times" w:eastAsia="Times New Roman" w:hAnsi="Times" w:cs="Times New Roman"/>
          <w:sz w:val="20"/>
          <w:szCs w:val="20"/>
        </w:rPr>
        <w:t xml:space="preserve"> External Identity Federation</w:t>
      </w:r>
      <w:r w:rsidR="00C64240">
        <w:rPr>
          <w:rFonts w:ascii="Times" w:eastAsia="Times New Roman" w:hAnsi="Times" w:cs="Times New Roman"/>
          <w:sz w:val="20"/>
          <w:szCs w:val="20"/>
        </w:rPr>
        <w:t xml:space="preserve">.  </w:t>
      </w:r>
    </w:p>
    <w:p w14:paraId="59DE76C6" w14:textId="77777777" w:rsidR="000B1AA5" w:rsidRDefault="000B1AA5" w:rsidP="000B1AA5">
      <w:pPr>
        <w:pStyle w:val="ListParagraph"/>
        <w:ind w:left="792"/>
        <w:rPr>
          <w:rFonts w:ascii="Times" w:eastAsia="Times New Roman" w:hAnsi="Times" w:cs="Times New Roman"/>
          <w:sz w:val="20"/>
          <w:szCs w:val="20"/>
        </w:rPr>
      </w:pPr>
    </w:p>
    <w:p w14:paraId="467F7D2B" w14:textId="0470FC62" w:rsidR="000B1AA5" w:rsidRDefault="000B1AA5" w:rsidP="000B1AA5">
      <w:pPr>
        <w:pStyle w:val="ListParagraph"/>
        <w:ind w:left="792"/>
        <w:rPr>
          <w:rFonts w:ascii="Times" w:eastAsia="Times New Roman" w:hAnsi="Times" w:cs="Times New Roman"/>
          <w:sz w:val="20"/>
          <w:szCs w:val="20"/>
        </w:rPr>
      </w:pPr>
      <w:r w:rsidRPr="000B1AA5">
        <w:rPr>
          <w:rFonts w:ascii="Times" w:eastAsia="Times New Roman" w:hAnsi="Times" w:cs="Times New Roman"/>
          <w:sz w:val="20"/>
          <w:szCs w:val="20"/>
        </w:rPr>
        <w:t xml:space="preserve">Neither this </w:t>
      </w:r>
      <w:r>
        <w:rPr>
          <w:rFonts w:ascii="Times" w:eastAsia="Times New Roman" w:hAnsi="Times" w:cs="Times New Roman"/>
          <w:sz w:val="20"/>
          <w:szCs w:val="20"/>
        </w:rPr>
        <w:t>Trust Framework</w:t>
      </w:r>
      <w:r w:rsidRPr="000B1AA5">
        <w:rPr>
          <w:rFonts w:ascii="Times" w:eastAsia="Times New Roman" w:hAnsi="Times" w:cs="Times New Roman"/>
          <w:sz w:val="20"/>
          <w:szCs w:val="20"/>
        </w:rPr>
        <w:t>, nor any course between the Parties hereunder, shall constitute or create a partnership, joint venture, principal-agent relationship or employer-emp</w:t>
      </w:r>
      <w:r>
        <w:rPr>
          <w:rFonts w:ascii="Times" w:eastAsia="Times New Roman" w:hAnsi="Times" w:cs="Times New Roman"/>
          <w:sz w:val="20"/>
          <w:szCs w:val="20"/>
        </w:rPr>
        <w:t>loyee relationship between the P</w:t>
      </w:r>
      <w:r w:rsidRPr="000B1AA5">
        <w:rPr>
          <w:rFonts w:ascii="Times" w:eastAsia="Times New Roman" w:hAnsi="Times" w:cs="Times New Roman"/>
          <w:sz w:val="20"/>
          <w:szCs w:val="20"/>
        </w:rPr>
        <w:t xml:space="preserve">arties.  </w:t>
      </w:r>
    </w:p>
    <w:p w14:paraId="61615D43" w14:textId="77777777" w:rsidR="00EE57CF" w:rsidRDefault="00EE57CF" w:rsidP="00EE57CF">
      <w:pPr>
        <w:pStyle w:val="ListParagraph"/>
        <w:ind w:left="792"/>
        <w:rPr>
          <w:rFonts w:ascii="Times" w:eastAsia="Times New Roman" w:hAnsi="Times" w:cs="Times New Roman"/>
          <w:sz w:val="20"/>
          <w:szCs w:val="20"/>
        </w:rPr>
      </w:pPr>
    </w:p>
    <w:p w14:paraId="1C555A44" w14:textId="77777777" w:rsidR="000E0F34" w:rsidRDefault="000E0F34" w:rsidP="000E0F34">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 xml:space="preserve">Authoritative Rules and Incorporation by Reference </w:t>
      </w:r>
    </w:p>
    <w:p w14:paraId="11749FFF" w14:textId="77777777" w:rsidR="000E0F34" w:rsidRDefault="000E0F34" w:rsidP="000E0F34">
      <w:pPr>
        <w:pStyle w:val="ListParagraph"/>
        <w:ind w:left="792"/>
        <w:rPr>
          <w:rFonts w:ascii="Times" w:eastAsia="Times New Roman" w:hAnsi="Times" w:cs="Times New Roman"/>
          <w:sz w:val="20"/>
          <w:szCs w:val="20"/>
        </w:rPr>
      </w:pPr>
    </w:p>
    <w:p w14:paraId="7D989CAA" w14:textId="528A29AA" w:rsidR="000E0F34" w:rsidRPr="000E0F34" w:rsidRDefault="00CF412E" w:rsidP="000E0F34">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The </w:t>
      </w:r>
      <w:r w:rsidR="000E0F34">
        <w:rPr>
          <w:rFonts w:ascii="Times" w:eastAsia="Times New Roman" w:hAnsi="Times" w:cs="Times New Roman"/>
          <w:sz w:val="20"/>
          <w:szCs w:val="20"/>
        </w:rPr>
        <w:t>authoritative current version of the Trust Framework System Rules can be found at [</w:t>
      </w:r>
      <w:hyperlink r:id="rId11" w:history="1">
        <w:r w:rsidR="000E0F34" w:rsidRPr="00837721">
          <w:rPr>
            <w:rStyle w:val="Hyperlink"/>
            <w:rFonts w:ascii="Times" w:eastAsia="Times New Roman" w:hAnsi="Times" w:cs="Times New Roman"/>
            <w:sz w:val="20"/>
            <w:szCs w:val="20"/>
          </w:rPr>
          <w:t>www.mitre.org/trustframework</w:t>
        </w:r>
      </w:hyperlink>
      <w:r w:rsidR="000E0F34">
        <w:rPr>
          <w:rFonts w:ascii="Times" w:eastAsia="Times New Roman" w:hAnsi="Times" w:cs="Times New Roman"/>
          <w:sz w:val="20"/>
          <w:szCs w:val="20"/>
        </w:rPr>
        <w:t xml:space="preserve"> no</w:t>
      </w:r>
      <w:r>
        <w:rPr>
          <w:rFonts w:ascii="Times" w:eastAsia="Times New Roman" w:hAnsi="Times" w:cs="Times New Roman"/>
          <w:sz w:val="20"/>
          <w:szCs w:val="20"/>
        </w:rPr>
        <w:t xml:space="preserve">te actual URL to be determined].  </w:t>
      </w:r>
      <w:r w:rsidR="000E0F34">
        <w:rPr>
          <w:rFonts w:ascii="Times" w:eastAsia="Times New Roman" w:hAnsi="Times" w:cs="Times New Roman"/>
          <w:sz w:val="20"/>
          <w:szCs w:val="20"/>
        </w:rPr>
        <w:t>These Rules, including all documents explicitly Incorporated by Reference, provide standard default terms for use of the External Identity Federation, but in the event of a conflict between the terms of an existing contract between parties governing the terms of access to relevant applications or services, then the terms of the existing contract shall govern.</w:t>
      </w:r>
    </w:p>
    <w:p w14:paraId="62BF250F" w14:textId="77777777" w:rsidR="000E0F34" w:rsidRDefault="000E0F34" w:rsidP="000E0F34">
      <w:pPr>
        <w:pStyle w:val="ListParagraph"/>
        <w:ind w:left="792"/>
        <w:rPr>
          <w:rFonts w:ascii="Times" w:eastAsia="Times New Roman" w:hAnsi="Times" w:cs="Times New Roman"/>
          <w:sz w:val="20"/>
          <w:szCs w:val="20"/>
        </w:rPr>
      </w:pPr>
    </w:p>
    <w:p w14:paraId="59FDA1AA" w14:textId="77777777" w:rsidR="000E0F34" w:rsidRDefault="000E0F34" w:rsidP="000E0F34">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When the text of these Rules explicitly refers to a “document Incorporated by Reference” and includes a URL to the authoritative version of that document, then the content of that document shall have the same force and effect as if directly published within these Rules. </w:t>
      </w:r>
    </w:p>
    <w:p w14:paraId="2B7E0367" w14:textId="77777777" w:rsidR="000E0F34" w:rsidRDefault="000E0F34" w:rsidP="0079639A">
      <w:pPr>
        <w:pStyle w:val="ListParagraph"/>
        <w:ind w:left="792"/>
        <w:rPr>
          <w:rFonts w:ascii="Times" w:eastAsia="Times New Roman" w:hAnsi="Times" w:cs="Times New Roman"/>
          <w:sz w:val="20"/>
          <w:szCs w:val="20"/>
        </w:rPr>
      </w:pPr>
    </w:p>
    <w:p w14:paraId="4D7D9F53" w14:textId="01849DCA" w:rsidR="0033695F" w:rsidRDefault="00A53DF6" w:rsidP="0033695F">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Liability</w:t>
      </w:r>
      <w:r w:rsidR="004624B3">
        <w:rPr>
          <w:rFonts w:ascii="Times" w:eastAsia="Times New Roman" w:hAnsi="Times" w:cs="Times New Roman"/>
          <w:sz w:val="20"/>
          <w:szCs w:val="20"/>
        </w:rPr>
        <w:t>, Warranties</w:t>
      </w:r>
      <w:r w:rsidR="00D71244">
        <w:rPr>
          <w:rFonts w:ascii="Times" w:eastAsia="Times New Roman" w:hAnsi="Times" w:cs="Times New Roman"/>
          <w:sz w:val="20"/>
          <w:szCs w:val="20"/>
        </w:rPr>
        <w:t xml:space="preserve"> and Indemnification</w:t>
      </w:r>
    </w:p>
    <w:p w14:paraId="6FEE2B7B" w14:textId="250F38FF" w:rsidR="0033695F" w:rsidRDefault="0033695F" w:rsidP="002E61F4">
      <w:pPr>
        <w:pStyle w:val="ListParagraph"/>
        <w:ind w:left="792"/>
        <w:rPr>
          <w:rFonts w:ascii="Times" w:eastAsia="Times New Roman" w:hAnsi="Times" w:cs="Times New Roman"/>
          <w:sz w:val="20"/>
          <w:szCs w:val="20"/>
        </w:rPr>
      </w:pPr>
      <w:r w:rsidRPr="002E61F4">
        <w:rPr>
          <w:rFonts w:ascii="Times" w:eastAsia="Times New Roman" w:hAnsi="Times" w:cs="Times New Roman"/>
          <w:sz w:val="20"/>
          <w:szCs w:val="20"/>
        </w:rPr>
        <w:t xml:space="preserve">THE MITRE CORPORATION MAKES NO WARRANTY, EXPRESS OR IMPLIED, AS TO THE ACCURACY, CAPABILITY, EFFICIENCY, MERCHANTABILITY, OR FUNCTIONALITY OF </w:t>
      </w:r>
      <w:proofErr w:type="spellStart"/>
      <w:r w:rsidR="002E61F4" w:rsidRPr="002E61F4">
        <w:rPr>
          <w:rFonts w:ascii="Times" w:eastAsia="Times New Roman" w:hAnsi="Times" w:cs="Times New Roman"/>
          <w:sz w:val="20"/>
          <w:szCs w:val="20"/>
        </w:rPr>
        <w:t>MITREid</w:t>
      </w:r>
      <w:proofErr w:type="spellEnd"/>
      <w:r w:rsidR="00B93CA9">
        <w:rPr>
          <w:rFonts w:ascii="Times" w:eastAsia="Times New Roman" w:hAnsi="Times" w:cs="Times New Roman"/>
          <w:sz w:val="20"/>
          <w:szCs w:val="20"/>
        </w:rPr>
        <w:t xml:space="preserve"> OR MITRE EXTERNAL IDENTITY FEDERATION</w:t>
      </w:r>
      <w:r w:rsidR="001D7CBC">
        <w:rPr>
          <w:rFonts w:ascii="Times" w:eastAsia="Times New Roman" w:hAnsi="Times" w:cs="Times New Roman"/>
          <w:sz w:val="20"/>
          <w:szCs w:val="20"/>
        </w:rPr>
        <w:t xml:space="preserve"> OR ANY </w:t>
      </w:r>
      <w:r w:rsidRPr="002E61F4">
        <w:rPr>
          <w:rFonts w:ascii="Times" w:eastAsia="Times New Roman" w:hAnsi="Times" w:cs="Times New Roman"/>
          <w:sz w:val="20"/>
          <w:szCs w:val="20"/>
        </w:rPr>
        <w:t xml:space="preserve">INFORMATION OR SERVICES </w:t>
      </w:r>
      <w:r w:rsidR="001D7CBC">
        <w:rPr>
          <w:rFonts w:ascii="Times" w:eastAsia="Times New Roman" w:hAnsi="Times" w:cs="Times New Roman"/>
          <w:sz w:val="20"/>
          <w:szCs w:val="20"/>
        </w:rPr>
        <w:t>COMPRISING OR RELA</w:t>
      </w:r>
      <w:r w:rsidR="002E61F4" w:rsidRPr="002E61F4">
        <w:rPr>
          <w:rFonts w:ascii="Times" w:eastAsia="Times New Roman" w:hAnsi="Times" w:cs="Times New Roman"/>
          <w:sz w:val="20"/>
          <w:szCs w:val="20"/>
        </w:rPr>
        <w:t xml:space="preserve">TED TO </w:t>
      </w:r>
      <w:proofErr w:type="spellStart"/>
      <w:r w:rsidR="002E61F4" w:rsidRPr="002E61F4">
        <w:rPr>
          <w:rFonts w:ascii="Times" w:eastAsia="Times New Roman" w:hAnsi="Times" w:cs="Times New Roman"/>
          <w:sz w:val="20"/>
          <w:szCs w:val="20"/>
        </w:rPr>
        <w:t>MITREid</w:t>
      </w:r>
      <w:proofErr w:type="spellEnd"/>
      <w:r w:rsidR="000A21B3">
        <w:rPr>
          <w:rFonts w:ascii="Times" w:eastAsia="Times New Roman" w:hAnsi="Times" w:cs="Times New Roman"/>
          <w:sz w:val="20"/>
          <w:szCs w:val="20"/>
        </w:rPr>
        <w:t xml:space="preserve"> OR MITRE EXTERNAL IDENTITY FEDERATION</w:t>
      </w:r>
      <w:r w:rsidRPr="002E61F4">
        <w:rPr>
          <w:rFonts w:ascii="Times" w:eastAsia="Times New Roman" w:hAnsi="Times" w:cs="Times New Roman"/>
          <w:sz w:val="20"/>
          <w:szCs w:val="20"/>
        </w:rPr>
        <w:t>. IN NO EVENT WILL THE MITRE CORPORATION BE LIABLE FOR ANY GENERAL, CONSEQUENTIAL, INDIRECT, INCIDENTAL, EXEMPLARY, OR SPECIAL DAMAGES, EVEN IF MITRE HAS BEEN ADVISED OF THE POSSIBILITY OF SUCH DAMAGES.</w:t>
      </w:r>
    </w:p>
    <w:p w14:paraId="37955A36" w14:textId="77777777" w:rsidR="002E61F4" w:rsidRPr="002E61F4" w:rsidRDefault="002E61F4" w:rsidP="002E61F4">
      <w:pPr>
        <w:pStyle w:val="ListParagraph"/>
        <w:ind w:left="792"/>
        <w:rPr>
          <w:rFonts w:ascii="Times" w:eastAsia="Times New Roman" w:hAnsi="Times" w:cs="Times New Roman"/>
          <w:sz w:val="20"/>
          <w:szCs w:val="20"/>
        </w:rPr>
      </w:pPr>
    </w:p>
    <w:p w14:paraId="0FBC0159" w14:textId="7FEE94CA" w:rsidR="0076259E" w:rsidRDefault="00D71244" w:rsidP="003C1405">
      <w:pPr>
        <w:pStyle w:val="ListParagraph"/>
        <w:ind w:left="792"/>
        <w:rPr>
          <w:rFonts w:ascii="Times" w:eastAsia="Times New Roman" w:hAnsi="Times" w:cs="Times New Roman"/>
          <w:caps/>
          <w:sz w:val="20"/>
          <w:szCs w:val="20"/>
        </w:rPr>
      </w:pPr>
      <w:r w:rsidRPr="002E61F4">
        <w:rPr>
          <w:rFonts w:ascii="Times" w:eastAsia="Times New Roman" w:hAnsi="Times" w:cs="Times New Roman"/>
          <w:caps/>
          <w:sz w:val="20"/>
          <w:szCs w:val="20"/>
        </w:rPr>
        <w:t xml:space="preserve">Any </w:t>
      </w:r>
      <w:r w:rsidR="002E61F4" w:rsidRPr="002E61F4">
        <w:rPr>
          <w:rFonts w:ascii="Times" w:eastAsia="Times New Roman" w:hAnsi="Times" w:cs="Times New Roman"/>
          <w:caps/>
          <w:sz w:val="20"/>
          <w:szCs w:val="20"/>
        </w:rPr>
        <w:t xml:space="preserve">non-MITRE </w:t>
      </w:r>
      <w:r w:rsidRPr="002E61F4">
        <w:rPr>
          <w:rFonts w:ascii="Times" w:eastAsia="Times New Roman" w:hAnsi="Times" w:cs="Times New Roman"/>
          <w:caps/>
          <w:sz w:val="20"/>
          <w:szCs w:val="20"/>
        </w:rPr>
        <w:t xml:space="preserve">Party </w:t>
      </w:r>
      <w:r w:rsidR="001D7CBC">
        <w:rPr>
          <w:rFonts w:ascii="Times" w:eastAsia="Times New Roman" w:hAnsi="Times" w:cs="Times New Roman"/>
          <w:caps/>
          <w:sz w:val="20"/>
          <w:szCs w:val="20"/>
        </w:rPr>
        <w:t xml:space="preserve">SUBJET </w:t>
      </w:r>
      <w:r w:rsidRPr="002E61F4">
        <w:rPr>
          <w:rFonts w:ascii="Times" w:eastAsia="Times New Roman" w:hAnsi="Times" w:cs="Times New Roman"/>
          <w:caps/>
          <w:sz w:val="20"/>
          <w:szCs w:val="20"/>
        </w:rPr>
        <w:t>to this Trust Framework agrees to indemnify and hold harmless MITRE, its affiliates and subsidiaries, and their respective directors or trustees, officers, employees and agents from any and all injuries, losses, claims and damages to any person or property</w:t>
      </w:r>
      <w:r w:rsidR="002E61F4" w:rsidRPr="002E61F4">
        <w:rPr>
          <w:rFonts w:ascii="Times" w:eastAsia="Times New Roman" w:hAnsi="Times" w:cs="Times New Roman"/>
          <w:caps/>
          <w:sz w:val="20"/>
          <w:szCs w:val="20"/>
        </w:rPr>
        <w:t xml:space="preserve"> under any theory of liability and irrespective of the cause of said liability</w:t>
      </w:r>
      <w:r w:rsidRPr="002E61F4">
        <w:rPr>
          <w:rFonts w:ascii="Times" w:eastAsia="Times New Roman" w:hAnsi="Times" w:cs="Times New Roman"/>
          <w:caps/>
          <w:sz w:val="20"/>
          <w:szCs w:val="20"/>
        </w:rPr>
        <w:t xml:space="preserve">, and all costs and expenses including without limitation, attorneys' fees and any other liabilities incurred by MITRE as a result of any negligent or willful action or omission of such Party, his/her employees or agents, or (ii) arising out of or resulting in any manner in whole or in part from the such Party’s </w:t>
      </w:r>
      <w:r w:rsidR="0033695F" w:rsidRPr="002E61F4">
        <w:rPr>
          <w:rFonts w:ascii="Times" w:eastAsia="Times New Roman" w:hAnsi="Times" w:cs="Times New Roman"/>
          <w:caps/>
          <w:sz w:val="20"/>
          <w:szCs w:val="20"/>
        </w:rPr>
        <w:t xml:space="preserve">use of or reliance upon </w:t>
      </w:r>
      <w:proofErr w:type="spellStart"/>
      <w:r w:rsidR="00967C4B" w:rsidRPr="002E61F4">
        <w:rPr>
          <w:rFonts w:ascii="Times" w:eastAsia="Times New Roman" w:hAnsi="Times" w:cs="Times New Roman"/>
          <w:sz w:val="20"/>
          <w:szCs w:val="20"/>
        </w:rPr>
        <w:t>MITREid</w:t>
      </w:r>
      <w:proofErr w:type="spellEnd"/>
      <w:r w:rsidR="00967C4B">
        <w:rPr>
          <w:rFonts w:ascii="Times" w:eastAsia="Times New Roman" w:hAnsi="Times" w:cs="Times New Roman"/>
          <w:sz w:val="20"/>
          <w:szCs w:val="20"/>
        </w:rPr>
        <w:t xml:space="preserve"> </w:t>
      </w:r>
      <w:r w:rsidR="00B93CA9">
        <w:rPr>
          <w:rFonts w:ascii="Times" w:eastAsia="Times New Roman" w:hAnsi="Times" w:cs="Times New Roman"/>
          <w:sz w:val="20"/>
          <w:szCs w:val="20"/>
        </w:rPr>
        <w:t xml:space="preserve">OR MITRE EXTERNAL IDENTITY FEDERATION </w:t>
      </w:r>
      <w:r w:rsidR="00967C4B">
        <w:rPr>
          <w:rFonts w:ascii="Times" w:eastAsia="Times New Roman" w:hAnsi="Times" w:cs="Times New Roman"/>
          <w:sz w:val="20"/>
          <w:szCs w:val="20"/>
        </w:rPr>
        <w:t xml:space="preserve">OR ANY </w:t>
      </w:r>
      <w:r w:rsidR="00967C4B" w:rsidRPr="002E61F4">
        <w:rPr>
          <w:rFonts w:ascii="Times" w:eastAsia="Times New Roman" w:hAnsi="Times" w:cs="Times New Roman"/>
          <w:sz w:val="20"/>
          <w:szCs w:val="20"/>
        </w:rPr>
        <w:t xml:space="preserve">INFORMATION OR SERVICES </w:t>
      </w:r>
      <w:r w:rsidR="00967C4B">
        <w:rPr>
          <w:rFonts w:ascii="Times" w:eastAsia="Times New Roman" w:hAnsi="Times" w:cs="Times New Roman"/>
          <w:sz w:val="20"/>
          <w:szCs w:val="20"/>
        </w:rPr>
        <w:t>COMPRISING OR RELA</w:t>
      </w:r>
      <w:r w:rsidR="00967C4B" w:rsidRPr="002E61F4">
        <w:rPr>
          <w:rFonts w:ascii="Times" w:eastAsia="Times New Roman" w:hAnsi="Times" w:cs="Times New Roman"/>
          <w:sz w:val="20"/>
          <w:szCs w:val="20"/>
        </w:rPr>
        <w:t xml:space="preserve">TED TO </w:t>
      </w:r>
      <w:proofErr w:type="spellStart"/>
      <w:r w:rsidR="00967C4B" w:rsidRPr="002E61F4">
        <w:rPr>
          <w:rFonts w:ascii="Times" w:eastAsia="Times New Roman" w:hAnsi="Times" w:cs="Times New Roman"/>
          <w:sz w:val="20"/>
          <w:szCs w:val="20"/>
        </w:rPr>
        <w:t>MITREid</w:t>
      </w:r>
      <w:proofErr w:type="spellEnd"/>
      <w:r w:rsidR="00B93CA9">
        <w:rPr>
          <w:rFonts w:ascii="Times" w:eastAsia="Times New Roman" w:hAnsi="Times" w:cs="Times New Roman"/>
          <w:sz w:val="20"/>
          <w:szCs w:val="20"/>
        </w:rPr>
        <w:t xml:space="preserve"> OR MITRE EXTERNAL IDENTITY FEDERATION</w:t>
      </w:r>
      <w:r w:rsidRPr="002E61F4">
        <w:rPr>
          <w:rFonts w:ascii="Times" w:eastAsia="Times New Roman" w:hAnsi="Times" w:cs="Times New Roman"/>
          <w:caps/>
          <w:sz w:val="20"/>
          <w:szCs w:val="20"/>
        </w:rPr>
        <w:t>.</w:t>
      </w:r>
    </w:p>
    <w:p w14:paraId="29C562B9" w14:textId="77777777" w:rsidR="003C1405" w:rsidRPr="003C1405" w:rsidRDefault="003C1405" w:rsidP="003C1405">
      <w:pPr>
        <w:pStyle w:val="ListParagraph"/>
        <w:ind w:left="792"/>
        <w:rPr>
          <w:rFonts w:ascii="Times" w:eastAsia="Times New Roman" w:hAnsi="Times" w:cs="Times New Roman"/>
          <w:caps/>
          <w:sz w:val="20"/>
          <w:szCs w:val="20"/>
        </w:rPr>
      </w:pPr>
    </w:p>
    <w:p w14:paraId="44E60159" w14:textId="5BF678A3" w:rsidR="00910A58" w:rsidRDefault="00D166A0" w:rsidP="00910A58">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Record Keeping</w:t>
      </w:r>
      <w:r w:rsidR="002C0127">
        <w:rPr>
          <w:rFonts w:ascii="Times" w:eastAsia="Times New Roman" w:hAnsi="Times" w:cs="Times New Roman"/>
          <w:sz w:val="20"/>
          <w:szCs w:val="20"/>
        </w:rPr>
        <w:t xml:space="preserve"> and Reporting</w:t>
      </w:r>
    </w:p>
    <w:p w14:paraId="4F8F785B" w14:textId="231A4426" w:rsidR="003C1405" w:rsidRDefault="002C0127" w:rsidP="003C1405">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Identity Providers and White Listed Relying Parties required log files under </w:t>
      </w:r>
      <w:r w:rsidR="009C0441">
        <w:rPr>
          <w:rFonts w:ascii="Times" w:eastAsia="Times New Roman" w:hAnsi="Times" w:cs="Times New Roman"/>
          <w:sz w:val="20"/>
          <w:szCs w:val="20"/>
        </w:rPr>
        <w:t>Section</w:t>
      </w:r>
      <w:r>
        <w:rPr>
          <w:rFonts w:ascii="Times" w:eastAsia="Times New Roman" w:hAnsi="Times" w:cs="Times New Roman"/>
          <w:sz w:val="20"/>
          <w:szCs w:val="20"/>
        </w:rPr>
        <w:t xml:space="preserve"> 3.6 of this Trust Framework must be protected and maintained in accordance with reasonable commercial practices or as specified in any applicable certification or agreement.  Such log files must be made available to MITRE upon request when reasonably necessary to ensure </w:t>
      </w:r>
      <w:r w:rsidR="00C162E5">
        <w:rPr>
          <w:rFonts w:ascii="Times" w:eastAsia="Times New Roman" w:hAnsi="Times" w:cs="Times New Roman"/>
          <w:sz w:val="20"/>
          <w:szCs w:val="20"/>
        </w:rPr>
        <w:t>MITRE External Identity Federation</w:t>
      </w:r>
      <w:r>
        <w:rPr>
          <w:rFonts w:ascii="Times" w:eastAsia="Times New Roman" w:hAnsi="Times" w:cs="Times New Roman"/>
          <w:sz w:val="20"/>
          <w:szCs w:val="20"/>
        </w:rPr>
        <w:t xml:space="preserve"> system integrity or for purposes of troubleshooting MITRE system issues.  </w:t>
      </w:r>
    </w:p>
    <w:p w14:paraId="37FACB94" w14:textId="77777777" w:rsidR="00D33300" w:rsidRDefault="00D33300" w:rsidP="003C1405">
      <w:pPr>
        <w:pStyle w:val="ListParagraph"/>
        <w:ind w:left="792"/>
        <w:rPr>
          <w:rFonts w:ascii="Times" w:eastAsia="Times New Roman" w:hAnsi="Times" w:cs="Times New Roman"/>
          <w:sz w:val="20"/>
          <w:szCs w:val="20"/>
        </w:rPr>
      </w:pPr>
    </w:p>
    <w:p w14:paraId="2B60BA8B" w14:textId="105BBD18" w:rsidR="00D33300" w:rsidRDefault="00D33300" w:rsidP="003C1405">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[Commentary:  This section can, of course, be vastly more complex and prescriptive.  However, given the current preliminary state of the </w:t>
      </w:r>
      <w:proofErr w:type="spellStart"/>
      <w:r>
        <w:rPr>
          <w:rFonts w:ascii="Times" w:eastAsia="Times New Roman" w:hAnsi="Times" w:cs="Times New Roman"/>
          <w:sz w:val="20"/>
          <w:szCs w:val="20"/>
        </w:rPr>
        <w:t>MITREid</w:t>
      </w:r>
      <w:proofErr w:type="spellEnd"/>
      <w:r>
        <w:rPr>
          <w:rFonts w:ascii="Times" w:eastAsia="Times New Roman" w:hAnsi="Times" w:cs="Times New Roman"/>
          <w:sz w:val="20"/>
          <w:szCs w:val="20"/>
        </w:rPr>
        <w:t xml:space="preserve"> prototype and the general interest in making interconnection a relatively easy matter, the requirements on third parties for administrative and other uncompensated duti</w:t>
      </w:r>
      <w:r w:rsidR="00F667D6">
        <w:rPr>
          <w:rFonts w:ascii="Times" w:eastAsia="Times New Roman" w:hAnsi="Times" w:cs="Times New Roman"/>
          <w:sz w:val="20"/>
          <w:szCs w:val="20"/>
        </w:rPr>
        <w:t xml:space="preserve">es have been greatly reduced.  In addition, in the event of a White Listed or other trusted partner, it is possible that an additional agreement may specify </w:t>
      </w:r>
      <w:proofErr w:type="gramStart"/>
      <w:r w:rsidR="00F667D6">
        <w:rPr>
          <w:rFonts w:ascii="Times" w:eastAsia="Times New Roman" w:hAnsi="Times" w:cs="Times New Roman"/>
          <w:sz w:val="20"/>
          <w:szCs w:val="20"/>
        </w:rPr>
        <w:t>higher level</w:t>
      </w:r>
      <w:proofErr w:type="gramEnd"/>
      <w:r w:rsidR="00F667D6">
        <w:rPr>
          <w:rFonts w:ascii="Times" w:eastAsia="Times New Roman" w:hAnsi="Times" w:cs="Times New Roman"/>
          <w:sz w:val="20"/>
          <w:szCs w:val="20"/>
        </w:rPr>
        <w:t xml:space="preserve"> obligation regarding record keeping.] </w:t>
      </w:r>
    </w:p>
    <w:p w14:paraId="77870173" w14:textId="77777777" w:rsidR="00BE225A" w:rsidRPr="003C1405" w:rsidRDefault="00BE225A" w:rsidP="003C1405">
      <w:pPr>
        <w:pStyle w:val="ListParagraph"/>
        <w:ind w:left="792"/>
        <w:rPr>
          <w:rFonts w:ascii="Times" w:eastAsia="Times New Roman" w:hAnsi="Times" w:cs="Times New Roman"/>
          <w:sz w:val="20"/>
          <w:szCs w:val="20"/>
        </w:rPr>
      </w:pPr>
    </w:p>
    <w:p w14:paraId="46E47193" w14:textId="1F411EFA" w:rsidR="00910A58" w:rsidRPr="0048530E" w:rsidRDefault="00910A58" w:rsidP="0048530E">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 xml:space="preserve">No Service Level </w:t>
      </w:r>
      <w:r w:rsidR="004624B3">
        <w:rPr>
          <w:rFonts w:ascii="Times" w:eastAsia="Times New Roman" w:hAnsi="Times" w:cs="Times New Roman"/>
          <w:sz w:val="20"/>
          <w:szCs w:val="20"/>
        </w:rPr>
        <w:t>Guarantee</w:t>
      </w:r>
      <w:r>
        <w:rPr>
          <w:rFonts w:ascii="Times" w:eastAsia="Times New Roman" w:hAnsi="Times" w:cs="Times New Roman"/>
          <w:sz w:val="20"/>
          <w:szCs w:val="20"/>
        </w:rPr>
        <w:t xml:space="preserve"> </w:t>
      </w:r>
    </w:p>
    <w:p w14:paraId="48AC295F" w14:textId="248E1FFB" w:rsidR="0076259E" w:rsidRDefault="00AA2BDF" w:rsidP="0076259E">
      <w:pPr>
        <w:pStyle w:val="ListParagraph"/>
        <w:ind w:left="792"/>
        <w:rPr>
          <w:rFonts w:ascii="Times" w:eastAsia="Times New Roman" w:hAnsi="Times" w:cs="Times New Roman"/>
          <w:sz w:val="20"/>
          <w:szCs w:val="20"/>
        </w:rPr>
      </w:pPr>
      <w:r>
        <w:rPr>
          <w:rFonts w:ascii="Times" w:eastAsia="Times New Roman" w:hAnsi="Times" w:cs="Times New Roman"/>
          <w:sz w:val="20"/>
          <w:szCs w:val="20"/>
        </w:rPr>
        <w:t>Reasonable efforts are made to maintain service, however y</w:t>
      </w:r>
      <w:r w:rsidR="00E94373" w:rsidRPr="00E94373">
        <w:rPr>
          <w:rFonts w:ascii="Times" w:eastAsia="Times New Roman" w:hAnsi="Times" w:cs="Times New Roman"/>
          <w:sz w:val="20"/>
          <w:szCs w:val="20"/>
        </w:rPr>
        <w:t xml:space="preserve">ou may notice occasional outages or disruptions as </w:t>
      </w:r>
      <w:proofErr w:type="spellStart"/>
      <w:r>
        <w:rPr>
          <w:rFonts w:ascii="Times" w:eastAsia="Times New Roman" w:hAnsi="Times" w:cs="Times New Roman"/>
          <w:sz w:val="20"/>
          <w:szCs w:val="20"/>
        </w:rPr>
        <w:t>MITREid</w:t>
      </w:r>
      <w:proofErr w:type="spellEnd"/>
      <w:r w:rsidR="00E94373" w:rsidRPr="00E94373">
        <w:rPr>
          <w:rFonts w:ascii="Times" w:eastAsia="Times New Roman" w:hAnsi="Times" w:cs="Times New Roman"/>
          <w:sz w:val="20"/>
          <w:szCs w:val="20"/>
        </w:rPr>
        <w:t xml:space="preserve"> is being continuously refined</w:t>
      </w:r>
      <w:r w:rsidR="00D40988">
        <w:rPr>
          <w:rFonts w:ascii="Times" w:eastAsia="Times New Roman" w:hAnsi="Times" w:cs="Times New Roman"/>
          <w:sz w:val="20"/>
          <w:szCs w:val="20"/>
        </w:rPr>
        <w:t xml:space="preserve">. </w:t>
      </w:r>
      <w:r w:rsidR="008351ED">
        <w:rPr>
          <w:rStyle w:val="CommentReference"/>
        </w:rPr>
        <w:t xml:space="preserve"> </w:t>
      </w:r>
      <w:r w:rsidR="00BE225A">
        <w:rPr>
          <w:rFonts w:ascii="Times" w:eastAsia="Times New Roman" w:hAnsi="Times" w:cs="Times New Roman"/>
          <w:sz w:val="20"/>
          <w:szCs w:val="20"/>
        </w:rPr>
        <w:t xml:space="preserve">Under this Trust Framework, support of </w:t>
      </w:r>
      <w:r w:rsidR="00D82EBB">
        <w:rPr>
          <w:rFonts w:ascii="Times" w:eastAsia="Times New Roman" w:hAnsi="Times" w:cs="Times New Roman"/>
          <w:sz w:val="20"/>
          <w:szCs w:val="20"/>
        </w:rPr>
        <w:t>MITRE External Identity Federation</w:t>
      </w:r>
      <w:r w:rsidR="00BE225A">
        <w:rPr>
          <w:rFonts w:ascii="Times" w:eastAsia="Times New Roman" w:hAnsi="Times" w:cs="Times New Roman"/>
          <w:sz w:val="20"/>
          <w:szCs w:val="20"/>
        </w:rPr>
        <w:t xml:space="preserve"> services as Identity Provider and/or Relying Party and/or otherwise may be modified or discontinued at any time and with no notice.  </w:t>
      </w:r>
      <w:r w:rsidR="00D40988">
        <w:rPr>
          <w:rFonts w:ascii="Times" w:eastAsia="Times New Roman" w:hAnsi="Times" w:cs="Times New Roman"/>
          <w:sz w:val="20"/>
          <w:szCs w:val="20"/>
        </w:rPr>
        <w:t xml:space="preserve"> </w:t>
      </w:r>
    </w:p>
    <w:p w14:paraId="47D89C63" w14:textId="77777777" w:rsidR="0065134B" w:rsidRDefault="0065134B" w:rsidP="0076259E">
      <w:pPr>
        <w:pStyle w:val="ListParagraph"/>
        <w:ind w:left="792"/>
        <w:rPr>
          <w:rFonts w:ascii="Times" w:eastAsia="Times New Roman" w:hAnsi="Times" w:cs="Times New Roman"/>
          <w:sz w:val="20"/>
          <w:szCs w:val="20"/>
        </w:rPr>
      </w:pPr>
    </w:p>
    <w:p w14:paraId="5BF454AF" w14:textId="5FFB9E43" w:rsidR="0065134B" w:rsidRDefault="0065134B" w:rsidP="0076259E">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[Commentary: This term may need to be modified </w:t>
      </w:r>
      <w:r w:rsidR="005C4356">
        <w:rPr>
          <w:rFonts w:ascii="Times" w:eastAsia="Times New Roman" w:hAnsi="Times" w:cs="Times New Roman"/>
          <w:sz w:val="20"/>
          <w:szCs w:val="20"/>
        </w:rPr>
        <w:t xml:space="preserve">within the Trust Framework </w:t>
      </w:r>
      <w:r>
        <w:rPr>
          <w:rFonts w:ascii="Times" w:eastAsia="Times New Roman" w:hAnsi="Times" w:cs="Times New Roman"/>
          <w:sz w:val="20"/>
          <w:szCs w:val="20"/>
        </w:rPr>
        <w:t>to provide a notice period before discontinuation of the service if MITRE intends for external parties to rely upon the service</w:t>
      </w:r>
      <w:r w:rsidR="005C4356">
        <w:rPr>
          <w:rFonts w:ascii="Times" w:eastAsia="Times New Roman" w:hAnsi="Times" w:cs="Times New Roman"/>
          <w:sz w:val="20"/>
          <w:szCs w:val="20"/>
        </w:rPr>
        <w:t xml:space="preserve"> in the future</w:t>
      </w:r>
      <w:r>
        <w:rPr>
          <w:rFonts w:ascii="Times" w:eastAsia="Times New Roman" w:hAnsi="Times" w:cs="Times New Roman"/>
          <w:sz w:val="20"/>
          <w:szCs w:val="20"/>
        </w:rPr>
        <w:t xml:space="preserve">.  In addition, this term may need to be modified in the event MITRE enters into a trusted partner agreement with entities on a White List and with whom more stable service levels are negotiated.  In the event of such an additional White List or other trusted partner agreement, the additional service guaranties would </w:t>
      </w:r>
      <w:r w:rsidR="00336C31">
        <w:rPr>
          <w:rFonts w:ascii="Times" w:eastAsia="Times New Roman" w:hAnsi="Times" w:cs="Times New Roman"/>
          <w:sz w:val="20"/>
          <w:szCs w:val="20"/>
        </w:rPr>
        <w:t xml:space="preserve">supersede the terms of this Trust Framework under </w:t>
      </w:r>
      <w:r w:rsidR="009C0441">
        <w:rPr>
          <w:rFonts w:ascii="Times" w:eastAsia="Times New Roman" w:hAnsi="Times" w:cs="Times New Roman"/>
          <w:sz w:val="20"/>
          <w:szCs w:val="20"/>
        </w:rPr>
        <w:t>S</w:t>
      </w:r>
      <w:r w:rsidR="00336C31">
        <w:rPr>
          <w:rFonts w:ascii="Times" w:eastAsia="Times New Roman" w:hAnsi="Times" w:cs="Times New Roman"/>
          <w:sz w:val="20"/>
          <w:szCs w:val="20"/>
        </w:rPr>
        <w:t xml:space="preserve">ection </w:t>
      </w:r>
      <w:r w:rsidR="009C0441">
        <w:rPr>
          <w:rFonts w:ascii="Times" w:eastAsia="Times New Roman" w:hAnsi="Times" w:cs="Times New Roman"/>
          <w:sz w:val="20"/>
          <w:szCs w:val="20"/>
        </w:rPr>
        <w:t xml:space="preserve">2.8, </w:t>
      </w:r>
      <w:r w:rsidR="00336C31">
        <w:rPr>
          <w:rFonts w:ascii="Times" w:eastAsia="Times New Roman" w:hAnsi="Times" w:cs="Times New Roman"/>
          <w:sz w:val="20"/>
          <w:szCs w:val="20"/>
        </w:rPr>
        <w:t xml:space="preserve">defining Order of Precedence herein.] </w:t>
      </w:r>
    </w:p>
    <w:p w14:paraId="154D4C30" w14:textId="77777777" w:rsidR="00E94373" w:rsidRDefault="00E94373" w:rsidP="0076259E">
      <w:pPr>
        <w:pStyle w:val="ListParagraph"/>
        <w:ind w:left="792"/>
        <w:rPr>
          <w:rFonts w:ascii="Times" w:eastAsia="Times New Roman" w:hAnsi="Times" w:cs="Times New Roman"/>
          <w:sz w:val="20"/>
          <w:szCs w:val="20"/>
        </w:rPr>
      </w:pPr>
    </w:p>
    <w:p w14:paraId="74C48B74" w14:textId="6BDCE64B" w:rsidR="00A53DF6" w:rsidRDefault="00D166A0" w:rsidP="00A53DF6">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Amendment</w:t>
      </w:r>
    </w:p>
    <w:p w14:paraId="2CCC4590" w14:textId="0E7D4092" w:rsidR="000C0681" w:rsidRDefault="000C0681" w:rsidP="000C0681">
      <w:pPr>
        <w:pStyle w:val="ListParagraph"/>
        <w:ind w:left="792"/>
        <w:rPr>
          <w:rFonts w:ascii="Times" w:eastAsia="Times New Roman" w:hAnsi="Times" w:cs="Times New Roman"/>
          <w:sz w:val="20"/>
          <w:szCs w:val="20"/>
        </w:rPr>
      </w:pPr>
      <w:r w:rsidRPr="000C0681">
        <w:rPr>
          <w:rFonts w:ascii="Times" w:eastAsia="Times New Roman" w:hAnsi="Times" w:cs="Times New Roman"/>
          <w:sz w:val="20"/>
          <w:szCs w:val="20"/>
        </w:rPr>
        <w:t>MITRE reserves the right at any time</w:t>
      </w:r>
      <w:r>
        <w:rPr>
          <w:rFonts w:ascii="Times" w:eastAsia="Times New Roman" w:hAnsi="Times" w:cs="Times New Roman"/>
          <w:sz w:val="20"/>
          <w:szCs w:val="20"/>
        </w:rPr>
        <w:t xml:space="preserve"> to</w:t>
      </w:r>
      <w:r w:rsidRPr="000C0681">
        <w:rPr>
          <w:rFonts w:ascii="Times" w:eastAsia="Times New Roman" w:hAnsi="Times" w:cs="Times New Roman"/>
          <w:sz w:val="20"/>
          <w:szCs w:val="20"/>
        </w:rPr>
        <w:t xml:space="preserve"> make changes to this</w:t>
      </w:r>
      <w:r>
        <w:rPr>
          <w:rFonts w:ascii="Times" w:eastAsia="Times New Roman" w:hAnsi="Times" w:cs="Times New Roman"/>
          <w:sz w:val="20"/>
          <w:szCs w:val="20"/>
        </w:rPr>
        <w:t xml:space="preserve"> Trust Framework at any time by posting an updated vers</w:t>
      </w:r>
      <w:r w:rsidR="00002515">
        <w:rPr>
          <w:rFonts w:ascii="Times" w:eastAsia="Times New Roman" w:hAnsi="Times" w:cs="Times New Roman"/>
          <w:sz w:val="20"/>
          <w:szCs w:val="20"/>
        </w:rPr>
        <w:t>ion of this Trust Framework to [</w:t>
      </w:r>
      <w:hyperlink r:id="rId12" w:history="1">
        <w:r w:rsidR="00002515" w:rsidRPr="00837721">
          <w:rPr>
            <w:rStyle w:val="Hyperlink"/>
            <w:rFonts w:ascii="Times" w:eastAsia="Times New Roman" w:hAnsi="Times" w:cs="Times New Roman"/>
            <w:sz w:val="20"/>
            <w:szCs w:val="20"/>
          </w:rPr>
          <w:t>www.mitre.org/trustframework</w:t>
        </w:r>
      </w:hyperlink>
      <w:r w:rsidR="00002515">
        <w:rPr>
          <w:rFonts w:ascii="Times" w:eastAsia="Times New Roman" w:hAnsi="Times" w:cs="Times New Roman"/>
          <w:sz w:val="20"/>
          <w:szCs w:val="20"/>
        </w:rPr>
        <w:t xml:space="preserve"> note actual URL to be determined]</w:t>
      </w:r>
      <w:r w:rsidRPr="000C0681">
        <w:rPr>
          <w:rFonts w:ascii="Times" w:eastAsia="Times New Roman" w:hAnsi="Times" w:cs="Times New Roman"/>
          <w:sz w:val="20"/>
          <w:szCs w:val="20"/>
        </w:rPr>
        <w:t xml:space="preserve">.  </w:t>
      </w:r>
    </w:p>
    <w:p w14:paraId="007B8A7A" w14:textId="77777777" w:rsidR="000C0681" w:rsidRDefault="000C0681" w:rsidP="000C0681">
      <w:pPr>
        <w:pStyle w:val="ListParagraph"/>
        <w:ind w:left="792"/>
        <w:rPr>
          <w:rFonts w:ascii="Times" w:eastAsia="Times New Roman" w:hAnsi="Times" w:cs="Times New Roman"/>
          <w:sz w:val="20"/>
          <w:szCs w:val="20"/>
        </w:rPr>
      </w:pPr>
    </w:p>
    <w:p w14:paraId="70BF26A8" w14:textId="3C46B065" w:rsidR="00910A58" w:rsidRPr="00CF412E" w:rsidRDefault="00A53DF6" w:rsidP="00CF412E">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Minimum Terms</w:t>
      </w:r>
    </w:p>
    <w:p w14:paraId="5C35E426" w14:textId="2E134C9C" w:rsidR="00F50FD4" w:rsidRDefault="00910A58" w:rsidP="0065134B">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In the coding and implementation of </w:t>
      </w:r>
      <w:proofErr w:type="spellStart"/>
      <w:r>
        <w:rPr>
          <w:rFonts w:ascii="Times" w:eastAsia="Times New Roman" w:hAnsi="Times" w:cs="Times New Roman"/>
          <w:sz w:val="20"/>
          <w:szCs w:val="20"/>
        </w:rPr>
        <w:t>MITREid</w:t>
      </w:r>
      <w:proofErr w:type="spellEnd"/>
      <w:r>
        <w:rPr>
          <w:rFonts w:ascii="Times" w:eastAsia="Times New Roman" w:hAnsi="Times" w:cs="Times New Roman"/>
          <w:sz w:val="20"/>
          <w:szCs w:val="20"/>
        </w:rPr>
        <w:t xml:space="preserve"> services subject to this Trust Framework, Users should see the following terms</w:t>
      </w:r>
      <w:r w:rsidR="00A71149">
        <w:rPr>
          <w:rFonts w:ascii="Times" w:eastAsia="Times New Roman" w:hAnsi="Times" w:cs="Times New Roman"/>
          <w:sz w:val="20"/>
          <w:szCs w:val="20"/>
        </w:rPr>
        <w:t xml:space="preserve"> [TBD]</w:t>
      </w:r>
      <w:r>
        <w:rPr>
          <w:rFonts w:ascii="Times" w:eastAsia="Times New Roman" w:hAnsi="Times" w:cs="Times New Roman"/>
          <w:sz w:val="20"/>
          <w:szCs w:val="20"/>
        </w:rPr>
        <w:t>:</w:t>
      </w:r>
    </w:p>
    <w:p w14:paraId="6A1DD92F" w14:textId="77777777" w:rsidR="00E514B7" w:rsidRDefault="00E514B7" w:rsidP="0065134B">
      <w:pPr>
        <w:pStyle w:val="ListParagraph"/>
        <w:ind w:left="792"/>
        <w:rPr>
          <w:rFonts w:ascii="Times" w:eastAsia="Times New Roman" w:hAnsi="Times" w:cs="Times New Roman"/>
          <w:sz w:val="20"/>
          <w:szCs w:val="20"/>
        </w:rPr>
      </w:pPr>
    </w:p>
    <w:p w14:paraId="1621D4D1" w14:textId="72EF8E0C" w:rsidR="00E514B7" w:rsidRDefault="00E514B7" w:rsidP="0065134B">
      <w:pPr>
        <w:pStyle w:val="ListParagraph"/>
        <w:ind w:left="792"/>
        <w:rPr>
          <w:rFonts w:ascii="Times" w:eastAsia="Times New Roman" w:hAnsi="Times" w:cs="Times New Roman"/>
          <w:sz w:val="20"/>
          <w:szCs w:val="20"/>
        </w:rPr>
      </w:pPr>
      <w:r>
        <w:rPr>
          <w:rFonts w:ascii="Times" w:eastAsia="Times New Roman" w:hAnsi="Times" w:cs="Times New Roman"/>
          <w:sz w:val="20"/>
          <w:szCs w:val="20"/>
        </w:rPr>
        <w:t>[</w:t>
      </w:r>
      <w:r w:rsidR="00706B3F">
        <w:rPr>
          <w:rFonts w:ascii="Times" w:eastAsia="Times New Roman" w:hAnsi="Times" w:cs="Times New Roman"/>
          <w:sz w:val="20"/>
          <w:szCs w:val="20"/>
        </w:rPr>
        <w:t xml:space="preserve">Commentary: </w:t>
      </w:r>
      <w:r>
        <w:rPr>
          <w:rFonts w:ascii="Times" w:eastAsia="Times New Roman" w:hAnsi="Times" w:cs="Times New Roman"/>
          <w:sz w:val="20"/>
          <w:szCs w:val="20"/>
        </w:rPr>
        <w:t xml:space="preserve">At this time, it is premature to include minimum mandatory terms.  However, this section serves as a </w:t>
      </w:r>
      <w:proofErr w:type="gramStart"/>
      <w:r>
        <w:rPr>
          <w:rFonts w:ascii="Times" w:eastAsia="Times New Roman" w:hAnsi="Times" w:cs="Times New Roman"/>
          <w:sz w:val="20"/>
          <w:szCs w:val="20"/>
        </w:rPr>
        <w:t>place holder</w:t>
      </w:r>
      <w:proofErr w:type="gramEnd"/>
      <w:r>
        <w:rPr>
          <w:rFonts w:ascii="Times" w:eastAsia="Times New Roman" w:hAnsi="Times" w:cs="Times New Roman"/>
          <w:sz w:val="20"/>
          <w:szCs w:val="20"/>
        </w:rPr>
        <w:t xml:space="preserve"> for the results of future discussion with MITRE corporate counsel and other officials regarding required end-User terms, such as liability limitations, links to broader terms or privacy policy, notice of information sharing, consent to “remember” login authorization and similar terms.] </w:t>
      </w:r>
    </w:p>
    <w:p w14:paraId="0E4FABA0" w14:textId="77777777" w:rsidR="0065134B" w:rsidRPr="0065134B" w:rsidRDefault="0065134B" w:rsidP="0065134B">
      <w:pPr>
        <w:pStyle w:val="ListParagraph"/>
        <w:ind w:left="792"/>
        <w:rPr>
          <w:rFonts w:ascii="Times" w:eastAsia="Times New Roman" w:hAnsi="Times" w:cs="Times New Roman"/>
          <w:sz w:val="20"/>
          <w:szCs w:val="20"/>
        </w:rPr>
      </w:pPr>
    </w:p>
    <w:p w14:paraId="275F326A" w14:textId="0A1DD797" w:rsidR="00330279" w:rsidRDefault="00330279" w:rsidP="00A53DF6">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Order of Precedence</w:t>
      </w:r>
    </w:p>
    <w:p w14:paraId="7EB3666C" w14:textId="399BF656" w:rsidR="00B45D60" w:rsidRDefault="00B45D60" w:rsidP="00B45D60">
      <w:pPr>
        <w:pStyle w:val="ListParagraph"/>
        <w:ind w:left="792"/>
        <w:rPr>
          <w:rFonts w:ascii="Times" w:eastAsia="Times New Roman" w:hAnsi="Times" w:cs="Times New Roman"/>
          <w:sz w:val="20"/>
          <w:szCs w:val="20"/>
        </w:rPr>
      </w:pPr>
      <w:r w:rsidRPr="00B45D60">
        <w:rPr>
          <w:rFonts w:ascii="Times" w:eastAsia="Times New Roman" w:hAnsi="Times" w:cs="Times New Roman"/>
          <w:sz w:val="20"/>
          <w:szCs w:val="20"/>
        </w:rPr>
        <w:t xml:space="preserve">In the event </w:t>
      </w:r>
      <w:r>
        <w:rPr>
          <w:rFonts w:ascii="Times" w:eastAsia="Times New Roman" w:hAnsi="Times" w:cs="Times New Roman"/>
          <w:sz w:val="20"/>
          <w:szCs w:val="20"/>
        </w:rPr>
        <w:t>MITRE Corporation and another Party subject to this Trust Framework and any documents or policies inco</w:t>
      </w:r>
      <w:r w:rsidR="000B1AA5">
        <w:rPr>
          <w:rFonts w:ascii="Times" w:eastAsia="Times New Roman" w:hAnsi="Times" w:cs="Times New Roman"/>
          <w:sz w:val="20"/>
          <w:szCs w:val="20"/>
        </w:rPr>
        <w:t xml:space="preserve">rporated by reference also are subject to </w:t>
      </w:r>
      <w:r>
        <w:rPr>
          <w:rFonts w:ascii="Times" w:eastAsia="Times New Roman" w:hAnsi="Times" w:cs="Times New Roman"/>
          <w:sz w:val="20"/>
          <w:szCs w:val="20"/>
        </w:rPr>
        <w:t xml:space="preserve">another contract or other enforceable agreement and there is </w:t>
      </w:r>
      <w:r w:rsidRPr="00B45D60">
        <w:rPr>
          <w:rFonts w:ascii="Times" w:eastAsia="Times New Roman" w:hAnsi="Times" w:cs="Times New Roman"/>
          <w:sz w:val="20"/>
          <w:szCs w:val="20"/>
        </w:rPr>
        <w:t>an inconsistency</w:t>
      </w:r>
      <w:r>
        <w:rPr>
          <w:rFonts w:ascii="Times" w:eastAsia="Times New Roman" w:hAnsi="Times" w:cs="Times New Roman"/>
          <w:sz w:val="20"/>
          <w:szCs w:val="20"/>
        </w:rPr>
        <w:t xml:space="preserve"> or conflict between terms of </w:t>
      </w:r>
      <w:r w:rsidR="000B1AA5">
        <w:rPr>
          <w:rFonts w:ascii="Times" w:eastAsia="Times New Roman" w:hAnsi="Times" w:cs="Times New Roman"/>
          <w:sz w:val="20"/>
          <w:szCs w:val="20"/>
        </w:rPr>
        <w:t xml:space="preserve">any of </w:t>
      </w:r>
      <w:r>
        <w:rPr>
          <w:rFonts w:ascii="Times" w:eastAsia="Times New Roman" w:hAnsi="Times" w:cs="Times New Roman"/>
          <w:sz w:val="20"/>
          <w:szCs w:val="20"/>
        </w:rPr>
        <w:t>those documents</w:t>
      </w:r>
      <w:r w:rsidRPr="00B45D60">
        <w:rPr>
          <w:rFonts w:ascii="Times" w:eastAsia="Times New Roman" w:hAnsi="Times" w:cs="Times New Roman"/>
          <w:sz w:val="20"/>
          <w:szCs w:val="20"/>
        </w:rPr>
        <w:t>, the inconsistency</w:t>
      </w:r>
      <w:r>
        <w:rPr>
          <w:rFonts w:ascii="Times" w:eastAsia="Times New Roman" w:hAnsi="Times" w:cs="Times New Roman"/>
          <w:sz w:val="20"/>
          <w:szCs w:val="20"/>
        </w:rPr>
        <w:t xml:space="preserve"> or conflict</w:t>
      </w:r>
      <w:r w:rsidRPr="00B45D60">
        <w:rPr>
          <w:rFonts w:ascii="Times" w:eastAsia="Times New Roman" w:hAnsi="Times" w:cs="Times New Roman"/>
          <w:sz w:val="20"/>
          <w:szCs w:val="20"/>
        </w:rPr>
        <w:t xml:space="preserve"> shall be resolved in accordance with the following order of precedence:</w:t>
      </w:r>
    </w:p>
    <w:p w14:paraId="2183C413" w14:textId="77777777" w:rsidR="00B45D60" w:rsidRDefault="00B45D60" w:rsidP="00B45D60">
      <w:pPr>
        <w:pStyle w:val="ListParagraph"/>
        <w:ind w:left="792"/>
        <w:rPr>
          <w:rFonts w:ascii="Times" w:eastAsia="Times New Roman" w:hAnsi="Times" w:cs="Times New Roman"/>
          <w:sz w:val="20"/>
          <w:szCs w:val="20"/>
        </w:rPr>
      </w:pPr>
    </w:p>
    <w:p w14:paraId="5705E012" w14:textId="3A6F7666" w:rsidR="00B45D60" w:rsidRDefault="00B45D60" w:rsidP="00B45D60">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1 </w:t>
      </w:r>
      <w:r>
        <w:rPr>
          <w:rFonts w:ascii="Times" w:eastAsia="Times New Roman" w:hAnsi="Times" w:cs="Times New Roman"/>
          <w:sz w:val="20"/>
          <w:szCs w:val="20"/>
        </w:rPr>
        <w:tab/>
        <w:t xml:space="preserve">The Contract or </w:t>
      </w:r>
      <w:r w:rsidR="000B1AA5">
        <w:rPr>
          <w:rFonts w:ascii="Times" w:eastAsia="Times New Roman" w:hAnsi="Times" w:cs="Times New Roman"/>
          <w:sz w:val="20"/>
          <w:szCs w:val="20"/>
        </w:rPr>
        <w:t>other enforceable a</w:t>
      </w:r>
      <w:r>
        <w:rPr>
          <w:rFonts w:ascii="Times" w:eastAsia="Times New Roman" w:hAnsi="Times" w:cs="Times New Roman"/>
          <w:sz w:val="20"/>
          <w:szCs w:val="20"/>
        </w:rPr>
        <w:t xml:space="preserve">greement </w:t>
      </w:r>
      <w:r w:rsidR="000B1AA5">
        <w:rPr>
          <w:rFonts w:ascii="Times" w:eastAsia="Times New Roman" w:hAnsi="Times" w:cs="Times New Roman"/>
          <w:sz w:val="20"/>
          <w:szCs w:val="20"/>
        </w:rPr>
        <w:t>between MITRE and the o</w:t>
      </w:r>
      <w:r>
        <w:rPr>
          <w:rFonts w:ascii="Times" w:eastAsia="Times New Roman" w:hAnsi="Times" w:cs="Times New Roman"/>
          <w:sz w:val="20"/>
          <w:szCs w:val="20"/>
        </w:rPr>
        <w:t>ther Party or Parties</w:t>
      </w:r>
    </w:p>
    <w:p w14:paraId="5025E350" w14:textId="611DEA44" w:rsidR="0048530E" w:rsidRDefault="00B45D60" w:rsidP="00B45D60">
      <w:pPr>
        <w:pStyle w:val="ListParagraph"/>
        <w:ind w:left="792"/>
        <w:rPr>
          <w:rFonts w:ascii="Times" w:eastAsia="Times New Roman" w:hAnsi="Times" w:cs="Times New Roman"/>
          <w:sz w:val="20"/>
          <w:szCs w:val="20"/>
        </w:rPr>
      </w:pPr>
      <w:r>
        <w:rPr>
          <w:rFonts w:ascii="Times" w:eastAsia="Times New Roman" w:hAnsi="Times" w:cs="Times New Roman"/>
          <w:sz w:val="20"/>
          <w:szCs w:val="20"/>
        </w:rPr>
        <w:t>2.</w:t>
      </w:r>
      <w:r>
        <w:rPr>
          <w:rFonts w:ascii="Times" w:eastAsia="Times New Roman" w:hAnsi="Times" w:cs="Times New Roman"/>
          <w:sz w:val="20"/>
          <w:szCs w:val="20"/>
        </w:rPr>
        <w:tab/>
      </w:r>
      <w:r w:rsidR="0048530E">
        <w:rPr>
          <w:rFonts w:ascii="Times" w:eastAsia="Times New Roman" w:hAnsi="Times" w:cs="Times New Roman"/>
          <w:sz w:val="20"/>
          <w:szCs w:val="20"/>
        </w:rPr>
        <w:t>Any MITRE policy of other official document incorporated by reference into this Trust Framework</w:t>
      </w:r>
    </w:p>
    <w:p w14:paraId="4DF05896" w14:textId="26CE0744" w:rsidR="00B45D60" w:rsidRDefault="0048530E" w:rsidP="00B45D60">
      <w:pPr>
        <w:pStyle w:val="ListParagraph"/>
        <w:ind w:left="792"/>
        <w:rPr>
          <w:rFonts w:ascii="Times" w:eastAsia="Times New Roman" w:hAnsi="Times" w:cs="Times New Roman"/>
          <w:sz w:val="20"/>
          <w:szCs w:val="20"/>
        </w:rPr>
      </w:pPr>
      <w:r>
        <w:rPr>
          <w:rFonts w:ascii="Times" w:eastAsia="Times New Roman" w:hAnsi="Times" w:cs="Times New Roman"/>
          <w:sz w:val="20"/>
          <w:szCs w:val="20"/>
        </w:rPr>
        <w:t>3.</w:t>
      </w:r>
      <w:r>
        <w:rPr>
          <w:rFonts w:ascii="Times" w:eastAsia="Times New Roman" w:hAnsi="Times" w:cs="Times New Roman"/>
          <w:sz w:val="20"/>
          <w:szCs w:val="20"/>
        </w:rPr>
        <w:tab/>
      </w:r>
      <w:r w:rsidR="004277FF">
        <w:rPr>
          <w:rFonts w:ascii="Times" w:eastAsia="Times New Roman" w:hAnsi="Times" w:cs="Times New Roman"/>
          <w:sz w:val="20"/>
          <w:szCs w:val="20"/>
        </w:rPr>
        <w:t xml:space="preserve">The Terms of Use and/or MITRE Privacy Policy of the site being accessed with </w:t>
      </w:r>
      <w:r w:rsidR="004D334C">
        <w:rPr>
          <w:rFonts w:ascii="Times" w:eastAsia="Times New Roman" w:hAnsi="Times" w:cs="Times New Roman"/>
          <w:sz w:val="20"/>
          <w:szCs w:val="20"/>
        </w:rPr>
        <w:t xml:space="preserve">a </w:t>
      </w:r>
      <w:r w:rsidR="004277FF">
        <w:rPr>
          <w:rFonts w:ascii="Times" w:eastAsia="Times New Roman" w:hAnsi="Times" w:cs="Times New Roman"/>
          <w:sz w:val="20"/>
          <w:szCs w:val="20"/>
        </w:rPr>
        <w:t>Der</w:t>
      </w:r>
      <w:r w:rsidR="004D334C">
        <w:rPr>
          <w:rFonts w:ascii="Times" w:eastAsia="Times New Roman" w:hAnsi="Times" w:cs="Times New Roman"/>
          <w:sz w:val="20"/>
          <w:szCs w:val="20"/>
        </w:rPr>
        <w:t>ived Federated Credential</w:t>
      </w:r>
    </w:p>
    <w:p w14:paraId="2F461F94" w14:textId="26AEEC6A" w:rsidR="000B1AA5" w:rsidRDefault="0048530E" w:rsidP="00B45D60">
      <w:pPr>
        <w:pStyle w:val="ListParagraph"/>
        <w:ind w:left="792"/>
        <w:rPr>
          <w:rFonts w:ascii="Times" w:eastAsia="Times New Roman" w:hAnsi="Times" w:cs="Times New Roman"/>
          <w:sz w:val="20"/>
          <w:szCs w:val="20"/>
        </w:rPr>
      </w:pPr>
      <w:r>
        <w:rPr>
          <w:rFonts w:ascii="Times" w:eastAsia="Times New Roman" w:hAnsi="Times" w:cs="Times New Roman"/>
          <w:sz w:val="20"/>
          <w:szCs w:val="20"/>
        </w:rPr>
        <w:t>4.</w:t>
      </w:r>
      <w:r w:rsidR="000B1AA5">
        <w:rPr>
          <w:rFonts w:ascii="Times" w:eastAsia="Times New Roman" w:hAnsi="Times" w:cs="Times New Roman"/>
          <w:sz w:val="20"/>
          <w:szCs w:val="20"/>
        </w:rPr>
        <w:tab/>
        <w:t>This Trust Framework</w:t>
      </w:r>
    </w:p>
    <w:p w14:paraId="2D46FC61" w14:textId="4F9884EB" w:rsidR="000B1AA5" w:rsidRDefault="0048530E" w:rsidP="00B45D60">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5. </w:t>
      </w:r>
      <w:r w:rsidR="000B1AA5">
        <w:rPr>
          <w:rFonts w:ascii="Times" w:eastAsia="Times New Roman" w:hAnsi="Times" w:cs="Times New Roman"/>
          <w:sz w:val="20"/>
          <w:szCs w:val="20"/>
        </w:rPr>
        <w:tab/>
        <w:t xml:space="preserve">Any other documents, including technical standards, protocols or industry guidelines </w:t>
      </w:r>
    </w:p>
    <w:p w14:paraId="47FB7C06" w14:textId="77777777" w:rsidR="00B45D60" w:rsidRDefault="00B45D60" w:rsidP="00B45D60">
      <w:pPr>
        <w:pStyle w:val="ListParagraph"/>
        <w:ind w:left="792"/>
        <w:rPr>
          <w:rFonts w:ascii="Times" w:eastAsia="Times New Roman" w:hAnsi="Times" w:cs="Times New Roman"/>
          <w:sz w:val="20"/>
          <w:szCs w:val="20"/>
        </w:rPr>
      </w:pPr>
    </w:p>
    <w:p w14:paraId="6CD40759" w14:textId="0EC5316B" w:rsidR="000D72A8" w:rsidRDefault="000D72A8" w:rsidP="00A53DF6">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Applicable Law</w:t>
      </w:r>
    </w:p>
    <w:p w14:paraId="16D63D97" w14:textId="3A67400A" w:rsidR="00040561" w:rsidRDefault="000D72A8" w:rsidP="00040561">
      <w:pPr>
        <w:pStyle w:val="ListParagraph"/>
        <w:ind w:left="792"/>
        <w:rPr>
          <w:rFonts w:ascii="Times" w:eastAsia="Times New Roman" w:hAnsi="Times" w:cs="Times New Roman"/>
          <w:sz w:val="20"/>
          <w:szCs w:val="20"/>
        </w:rPr>
      </w:pPr>
      <w:r w:rsidRPr="000D72A8">
        <w:rPr>
          <w:rFonts w:ascii="Times" w:eastAsia="Times New Roman" w:hAnsi="Times" w:cs="Times New Roman"/>
          <w:sz w:val="20"/>
          <w:szCs w:val="20"/>
        </w:rPr>
        <w:t xml:space="preserve">This </w:t>
      </w:r>
      <w:r>
        <w:rPr>
          <w:rFonts w:ascii="Times" w:eastAsia="Times New Roman" w:hAnsi="Times" w:cs="Times New Roman"/>
          <w:sz w:val="20"/>
          <w:szCs w:val="20"/>
        </w:rPr>
        <w:t>Trust Framework</w:t>
      </w:r>
      <w:r w:rsidRPr="000D72A8">
        <w:rPr>
          <w:rFonts w:ascii="Times" w:eastAsia="Times New Roman" w:hAnsi="Times" w:cs="Times New Roman"/>
          <w:sz w:val="20"/>
          <w:szCs w:val="20"/>
        </w:rPr>
        <w:t xml:space="preserve"> will be governed by the laws of the Commonwealth of Virginia without regard to Virginia conflicts of laws rules.</w:t>
      </w:r>
    </w:p>
    <w:p w14:paraId="054CCDD4" w14:textId="77777777" w:rsidR="00040561" w:rsidRDefault="00040561" w:rsidP="00040561">
      <w:pPr>
        <w:pStyle w:val="ListParagraph"/>
        <w:ind w:left="792"/>
        <w:rPr>
          <w:rFonts w:ascii="Times" w:eastAsia="Times New Roman" w:hAnsi="Times" w:cs="Times New Roman"/>
          <w:sz w:val="20"/>
          <w:szCs w:val="20"/>
        </w:rPr>
      </w:pPr>
    </w:p>
    <w:p w14:paraId="2CE05097" w14:textId="2D526483" w:rsidR="00846E88" w:rsidRDefault="00846E88" w:rsidP="00040561">
      <w:pPr>
        <w:pStyle w:val="ListParagraph"/>
        <w:ind w:left="792"/>
        <w:rPr>
          <w:rFonts w:ascii="Times" w:eastAsia="Times New Roman" w:hAnsi="Times" w:cs="Times New Roman"/>
          <w:sz w:val="20"/>
          <w:szCs w:val="20"/>
        </w:rPr>
      </w:pPr>
      <w:r>
        <w:rPr>
          <w:rFonts w:ascii="Times" w:eastAsia="Times New Roman" w:hAnsi="Times" w:cs="Times New Roman"/>
          <w:sz w:val="20"/>
          <w:szCs w:val="20"/>
        </w:rPr>
        <w:t>[</w:t>
      </w:r>
      <w:r w:rsidR="00706B3F">
        <w:rPr>
          <w:rFonts w:ascii="Times" w:eastAsia="Times New Roman" w:hAnsi="Times" w:cs="Times New Roman"/>
          <w:sz w:val="20"/>
          <w:szCs w:val="20"/>
        </w:rPr>
        <w:t xml:space="preserve">Commentary: </w:t>
      </w:r>
      <w:r>
        <w:rPr>
          <w:rFonts w:ascii="Times" w:eastAsia="Times New Roman" w:hAnsi="Times" w:cs="Times New Roman"/>
          <w:sz w:val="20"/>
          <w:szCs w:val="20"/>
        </w:rPr>
        <w:t>Given that MITRE Corporation is incorporated in Delaware, it is possible MITRE legal counsel may seek Delaware or the law of another state to govern in this section.  The reference to Virginia law reflects a clause on other MITRE contracts and therefore is used as the starting point for this draft.]</w:t>
      </w:r>
    </w:p>
    <w:p w14:paraId="34806F6C" w14:textId="77777777" w:rsidR="00846E88" w:rsidRPr="00040561" w:rsidRDefault="00846E88" w:rsidP="00040561">
      <w:pPr>
        <w:pStyle w:val="ListParagraph"/>
        <w:ind w:left="792"/>
        <w:rPr>
          <w:rFonts w:ascii="Times" w:eastAsia="Times New Roman" w:hAnsi="Times" w:cs="Times New Roman"/>
          <w:sz w:val="20"/>
          <w:szCs w:val="20"/>
        </w:rPr>
      </w:pPr>
    </w:p>
    <w:p w14:paraId="0161AD5B" w14:textId="1DC77C16" w:rsidR="00A53DF6" w:rsidRDefault="00A53DF6" w:rsidP="00A53DF6">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Notice</w:t>
      </w:r>
      <w:r w:rsidR="0029427E">
        <w:rPr>
          <w:rFonts w:ascii="Times" w:eastAsia="Times New Roman" w:hAnsi="Times" w:cs="Times New Roman"/>
          <w:sz w:val="20"/>
          <w:szCs w:val="20"/>
        </w:rPr>
        <w:t xml:space="preserve"> and Points of Contact</w:t>
      </w:r>
    </w:p>
    <w:p w14:paraId="3EFE4782" w14:textId="6CCA82AA" w:rsidR="00794EEC" w:rsidRDefault="00EE582B" w:rsidP="00794EEC">
      <w:pPr>
        <w:pStyle w:val="ListParagraph"/>
        <w:ind w:left="792"/>
        <w:rPr>
          <w:rFonts w:ascii="Times" w:eastAsia="Times New Roman" w:hAnsi="Times" w:cs="Times New Roman"/>
          <w:sz w:val="20"/>
          <w:szCs w:val="20"/>
        </w:rPr>
      </w:pPr>
      <w:r w:rsidRPr="00EE582B">
        <w:rPr>
          <w:rFonts w:ascii="Times" w:eastAsia="Times New Roman" w:hAnsi="Times" w:cs="Times New Roman"/>
          <w:sz w:val="20"/>
          <w:szCs w:val="20"/>
        </w:rPr>
        <w:t xml:space="preserve">Any notices, requests, demands or other communications </w:t>
      </w:r>
      <w:r>
        <w:rPr>
          <w:rFonts w:ascii="Times" w:eastAsia="Times New Roman" w:hAnsi="Times" w:cs="Times New Roman"/>
          <w:sz w:val="20"/>
          <w:szCs w:val="20"/>
        </w:rPr>
        <w:t>transmitted to MITRE Corporation and related to</w:t>
      </w:r>
      <w:r w:rsidRPr="00EE582B">
        <w:rPr>
          <w:rFonts w:ascii="Times" w:eastAsia="Times New Roman" w:hAnsi="Times" w:cs="Times New Roman"/>
          <w:sz w:val="20"/>
          <w:szCs w:val="20"/>
        </w:rPr>
        <w:t xml:space="preserve"> this </w:t>
      </w:r>
      <w:r>
        <w:rPr>
          <w:rFonts w:ascii="Times" w:eastAsia="Times New Roman" w:hAnsi="Times" w:cs="Times New Roman"/>
          <w:sz w:val="20"/>
          <w:szCs w:val="20"/>
        </w:rPr>
        <w:t>Trust Framework</w:t>
      </w:r>
      <w:r w:rsidRPr="00EE582B">
        <w:rPr>
          <w:rFonts w:ascii="Times" w:eastAsia="Times New Roman" w:hAnsi="Times" w:cs="Times New Roman"/>
          <w:sz w:val="20"/>
          <w:szCs w:val="20"/>
        </w:rPr>
        <w:t xml:space="preserve"> shall be in writing and shall be effective when delivered in person or mailed, postage prepaid, registered or certified, and addressed to </w:t>
      </w:r>
      <w:r w:rsidR="0091769E">
        <w:rPr>
          <w:rFonts w:ascii="Times" w:eastAsia="Times New Roman" w:hAnsi="Times" w:cs="Times New Roman"/>
          <w:sz w:val="20"/>
          <w:szCs w:val="20"/>
        </w:rPr>
        <w:t>the</w:t>
      </w:r>
      <w:r w:rsidRPr="00EE582B">
        <w:rPr>
          <w:rFonts w:ascii="Times" w:eastAsia="Times New Roman" w:hAnsi="Times" w:cs="Times New Roman"/>
          <w:sz w:val="20"/>
          <w:szCs w:val="20"/>
        </w:rPr>
        <w:t xml:space="preserve"> address stated below.</w:t>
      </w:r>
    </w:p>
    <w:p w14:paraId="3003A6B3" w14:textId="77777777" w:rsidR="00794EEC" w:rsidRPr="00794EEC" w:rsidRDefault="00794EEC" w:rsidP="00794EEC">
      <w:pPr>
        <w:pStyle w:val="ListParagraph"/>
        <w:ind w:left="792"/>
        <w:rPr>
          <w:rFonts w:ascii="Times" w:eastAsia="Times New Roman" w:hAnsi="Times" w:cs="Times New Roman"/>
          <w:sz w:val="20"/>
          <w:szCs w:val="20"/>
        </w:rPr>
      </w:pPr>
    </w:p>
    <w:p w14:paraId="6C416F77" w14:textId="3C0A2DDA" w:rsidR="00EE582B" w:rsidRPr="00EE582B" w:rsidRDefault="00EE582B" w:rsidP="00794EEC">
      <w:pPr>
        <w:pStyle w:val="ListParagraph"/>
        <w:ind w:left="792"/>
        <w:rPr>
          <w:rFonts w:ascii="Times" w:eastAsia="Times New Roman" w:hAnsi="Times" w:cs="Times New Roman"/>
          <w:sz w:val="20"/>
          <w:szCs w:val="20"/>
        </w:rPr>
      </w:pPr>
      <w:r w:rsidRPr="00EE582B">
        <w:rPr>
          <w:rFonts w:ascii="Times" w:eastAsia="Times New Roman" w:hAnsi="Times" w:cs="Times New Roman"/>
          <w:sz w:val="20"/>
          <w:szCs w:val="20"/>
        </w:rPr>
        <w:t>All communications to MITRE shall be addressed to:</w:t>
      </w:r>
    </w:p>
    <w:p w14:paraId="255E292F" w14:textId="77777777" w:rsidR="00EE582B" w:rsidRPr="00EE582B" w:rsidRDefault="00EE582B" w:rsidP="00EE582B">
      <w:pPr>
        <w:pStyle w:val="ListParagraph"/>
        <w:ind w:left="792"/>
        <w:rPr>
          <w:rFonts w:ascii="Times" w:eastAsia="Times New Roman" w:hAnsi="Times" w:cs="Times New Roman"/>
          <w:sz w:val="20"/>
          <w:szCs w:val="20"/>
        </w:rPr>
      </w:pPr>
      <w:r w:rsidRPr="00EE582B">
        <w:rPr>
          <w:rFonts w:ascii="Times" w:eastAsia="Times New Roman" w:hAnsi="Times" w:cs="Times New Roman"/>
          <w:sz w:val="20"/>
          <w:szCs w:val="20"/>
        </w:rPr>
        <w:tab/>
      </w:r>
      <w:r w:rsidRPr="00EE582B">
        <w:rPr>
          <w:rFonts w:ascii="Times" w:eastAsia="Times New Roman" w:hAnsi="Times" w:cs="Times New Roman"/>
          <w:sz w:val="20"/>
          <w:szCs w:val="20"/>
        </w:rPr>
        <w:tab/>
      </w:r>
      <w:r w:rsidRPr="00EE582B">
        <w:rPr>
          <w:rFonts w:ascii="Times" w:eastAsia="Times New Roman" w:hAnsi="Times" w:cs="Times New Roman"/>
          <w:sz w:val="20"/>
          <w:szCs w:val="20"/>
        </w:rPr>
        <w:tab/>
      </w:r>
      <w:r w:rsidRPr="00EE582B">
        <w:rPr>
          <w:rFonts w:ascii="Times" w:eastAsia="Times New Roman" w:hAnsi="Times" w:cs="Times New Roman"/>
          <w:sz w:val="20"/>
          <w:szCs w:val="20"/>
        </w:rPr>
        <w:tab/>
      </w:r>
    </w:p>
    <w:p w14:paraId="285EBAC8" w14:textId="790E7A90" w:rsidR="00EE582B" w:rsidRPr="00EE582B" w:rsidRDefault="00EE582B" w:rsidP="00EE582B">
      <w:pPr>
        <w:pStyle w:val="ListParagraph"/>
        <w:ind w:left="792"/>
        <w:rPr>
          <w:rFonts w:ascii="Times" w:eastAsia="Times New Roman" w:hAnsi="Times" w:cs="Times New Roman"/>
          <w:sz w:val="20"/>
          <w:szCs w:val="20"/>
        </w:rPr>
      </w:pPr>
      <w:r w:rsidRPr="00EE582B">
        <w:rPr>
          <w:rFonts w:ascii="Times" w:eastAsia="Times New Roman" w:hAnsi="Times" w:cs="Times New Roman"/>
          <w:sz w:val="20"/>
          <w:szCs w:val="20"/>
        </w:rPr>
        <w:t xml:space="preserve">Attention: </w:t>
      </w:r>
      <w:r w:rsidR="0091769E">
        <w:rPr>
          <w:rFonts w:ascii="Times" w:eastAsia="Times New Roman" w:hAnsi="Times" w:cs="Times New Roman"/>
          <w:sz w:val="20"/>
          <w:szCs w:val="20"/>
        </w:rPr>
        <w:t>[include name or department here]</w:t>
      </w:r>
      <w:r w:rsidRPr="00EE582B">
        <w:rPr>
          <w:rFonts w:ascii="Times" w:eastAsia="Times New Roman" w:hAnsi="Times" w:cs="Times New Roman"/>
          <w:sz w:val="20"/>
          <w:szCs w:val="20"/>
        </w:rPr>
        <w:t xml:space="preserve">, Mail Stop:  </w:t>
      </w:r>
      <w:r w:rsidR="0091769E">
        <w:rPr>
          <w:rFonts w:ascii="Times" w:eastAsia="Times New Roman" w:hAnsi="Times" w:cs="Times New Roman"/>
          <w:sz w:val="20"/>
          <w:szCs w:val="20"/>
        </w:rPr>
        <w:t>[include mail stop here]</w:t>
      </w:r>
    </w:p>
    <w:p w14:paraId="553041CD" w14:textId="6B4DEE41" w:rsidR="00EE582B" w:rsidRPr="00EE582B" w:rsidRDefault="0091769E" w:rsidP="00EE582B">
      <w:pPr>
        <w:pStyle w:val="ListParagraph"/>
        <w:ind w:left="792"/>
        <w:rPr>
          <w:rFonts w:ascii="Times" w:eastAsia="Times New Roman" w:hAnsi="Times" w:cs="Times New Roman"/>
          <w:sz w:val="20"/>
          <w:szCs w:val="20"/>
        </w:rPr>
      </w:pPr>
      <w:r>
        <w:rPr>
          <w:rFonts w:ascii="Times" w:eastAsia="Times New Roman" w:hAnsi="Times" w:cs="Times New Roman"/>
          <w:sz w:val="20"/>
          <w:szCs w:val="20"/>
        </w:rPr>
        <w:tab/>
      </w:r>
      <w:r>
        <w:rPr>
          <w:rFonts w:ascii="Times" w:eastAsia="Times New Roman" w:hAnsi="Times" w:cs="Times New Roman"/>
          <w:sz w:val="20"/>
          <w:szCs w:val="20"/>
        </w:rPr>
        <w:tab/>
      </w:r>
      <w:r w:rsidR="00EE582B" w:rsidRPr="00EE582B">
        <w:rPr>
          <w:rFonts w:ascii="Times" w:eastAsia="Times New Roman" w:hAnsi="Times" w:cs="Times New Roman"/>
          <w:sz w:val="20"/>
          <w:szCs w:val="20"/>
        </w:rPr>
        <w:t>The MITRE Corporation</w:t>
      </w:r>
    </w:p>
    <w:p w14:paraId="375949B0" w14:textId="2DB8E6CB" w:rsidR="00EE582B" w:rsidRPr="00EE582B" w:rsidRDefault="0091769E" w:rsidP="00EE582B">
      <w:pPr>
        <w:pStyle w:val="ListParagraph"/>
        <w:ind w:left="792"/>
        <w:rPr>
          <w:rFonts w:ascii="Times" w:eastAsia="Times New Roman" w:hAnsi="Times" w:cs="Times New Roman"/>
          <w:sz w:val="20"/>
          <w:szCs w:val="20"/>
        </w:rPr>
      </w:pPr>
      <w:r>
        <w:rPr>
          <w:rFonts w:ascii="Times" w:eastAsia="Times New Roman" w:hAnsi="Times" w:cs="Times New Roman"/>
          <w:sz w:val="20"/>
          <w:szCs w:val="20"/>
        </w:rPr>
        <w:tab/>
      </w:r>
      <w:r>
        <w:rPr>
          <w:rFonts w:ascii="Times" w:eastAsia="Times New Roman" w:hAnsi="Times" w:cs="Times New Roman"/>
          <w:sz w:val="20"/>
          <w:szCs w:val="20"/>
        </w:rPr>
        <w:tab/>
      </w:r>
      <w:r w:rsidR="00EE582B" w:rsidRPr="00EE582B">
        <w:rPr>
          <w:rFonts w:ascii="Times" w:eastAsia="Times New Roman" w:hAnsi="Times" w:cs="Times New Roman"/>
          <w:sz w:val="20"/>
          <w:szCs w:val="20"/>
        </w:rPr>
        <w:t xml:space="preserve">7515 </w:t>
      </w:r>
      <w:proofErr w:type="spellStart"/>
      <w:r w:rsidR="00EE582B" w:rsidRPr="00EE582B">
        <w:rPr>
          <w:rFonts w:ascii="Times" w:eastAsia="Times New Roman" w:hAnsi="Times" w:cs="Times New Roman"/>
          <w:sz w:val="20"/>
          <w:szCs w:val="20"/>
        </w:rPr>
        <w:t>Colshire</w:t>
      </w:r>
      <w:proofErr w:type="spellEnd"/>
      <w:r w:rsidR="00EE582B" w:rsidRPr="00EE582B">
        <w:rPr>
          <w:rFonts w:ascii="Times" w:eastAsia="Times New Roman" w:hAnsi="Times" w:cs="Times New Roman"/>
          <w:sz w:val="20"/>
          <w:szCs w:val="20"/>
        </w:rPr>
        <w:t xml:space="preserve"> Drive </w:t>
      </w:r>
    </w:p>
    <w:p w14:paraId="776CB435" w14:textId="67C656A7" w:rsidR="00EE582B" w:rsidRPr="00EE582B" w:rsidRDefault="0091769E" w:rsidP="00EE582B">
      <w:pPr>
        <w:pStyle w:val="ListParagraph"/>
        <w:ind w:left="792"/>
        <w:rPr>
          <w:rFonts w:ascii="Times" w:eastAsia="Times New Roman" w:hAnsi="Times" w:cs="Times New Roman"/>
          <w:sz w:val="20"/>
          <w:szCs w:val="20"/>
        </w:rPr>
      </w:pPr>
      <w:r>
        <w:rPr>
          <w:rFonts w:ascii="Times" w:eastAsia="Times New Roman" w:hAnsi="Times" w:cs="Times New Roman"/>
          <w:sz w:val="20"/>
          <w:szCs w:val="20"/>
        </w:rPr>
        <w:tab/>
      </w:r>
      <w:r>
        <w:rPr>
          <w:rFonts w:ascii="Times" w:eastAsia="Times New Roman" w:hAnsi="Times" w:cs="Times New Roman"/>
          <w:sz w:val="20"/>
          <w:szCs w:val="20"/>
        </w:rPr>
        <w:tab/>
      </w:r>
      <w:r w:rsidR="00EE582B" w:rsidRPr="00EE582B">
        <w:rPr>
          <w:rFonts w:ascii="Times" w:eastAsia="Times New Roman" w:hAnsi="Times" w:cs="Times New Roman"/>
          <w:sz w:val="20"/>
          <w:szCs w:val="20"/>
        </w:rPr>
        <w:t>McLean, Virginia 22102-7508</w:t>
      </w:r>
    </w:p>
    <w:p w14:paraId="423AF0D4" w14:textId="2E76180E" w:rsidR="0091769E" w:rsidRPr="00EE582B" w:rsidRDefault="0091769E" w:rsidP="0091769E">
      <w:pPr>
        <w:pStyle w:val="ListParagraph"/>
        <w:ind w:left="792"/>
        <w:rPr>
          <w:rFonts w:ascii="Times" w:eastAsia="Times New Roman" w:hAnsi="Times" w:cs="Times New Roman"/>
          <w:sz w:val="20"/>
          <w:szCs w:val="20"/>
        </w:rPr>
      </w:pPr>
      <w:r>
        <w:rPr>
          <w:rFonts w:ascii="Times" w:eastAsia="Times New Roman" w:hAnsi="Times" w:cs="Times New Roman"/>
          <w:sz w:val="20"/>
          <w:szCs w:val="20"/>
        </w:rPr>
        <w:tab/>
      </w:r>
      <w:r>
        <w:rPr>
          <w:rFonts w:ascii="Times" w:eastAsia="Times New Roman" w:hAnsi="Times" w:cs="Times New Roman"/>
          <w:sz w:val="20"/>
          <w:szCs w:val="20"/>
        </w:rPr>
        <w:tab/>
        <w:t>Phone:</w:t>
      </w:r>
      <w:r>
        <w:rPr>
          <w:rFonts w:ascii="Times" w:eastAsia="Times New Roman" w:hAnsi="Times" w:cs="Times New Roman"/>
          <w:sz w:val="20"/>
          <w:szCs w:val="20"/>
        </w:rPr>
        <w:tab/>
        <w:t>[include phone here]</w:t>
      </w:r>
    </w:p>
    <w:p w14:paraId="58847FA8" w14:textId="3A9EF066" w:rsidR="00EE582B" w:rsidRDefault="0091769E" w:rsidP="0091769E">
      <w:pPr>
        <w:pStyle w:val="ListParagraph"/>
        <w:ind w:left="792"/>
        <w:rPr>
          <w:rFonts w:ascii="Times" w:eastAsia="Times New Roman" w:hAnsi="Times" w:cs="Times New Roman"/>
          <w:sz w:val="20"/>
          <w:szCs w:val="20"/>
        </w:rPr>
      </w:pPr>
      <w:r>
        <w:rPr>
          <w:rFonts w:ascii="Times" w:eastAsia="Times New Roman" w:hAnsi="Times" w:cs="Times New Roman"/>
          <w:sz w:val="20"/>
          <w:szCs w:val="20"/>
        </w:rPr>
        <w:tab/>
      </w:r>
      <w:r>
        <w:rPr>
          <w:rFonts w:ascii="Times" w:eastAsia="Times New Roman" w:hAnsi="Times" w:cs="Times New Roman"/>
          <w:sz w:val="20"/>
          <w:szCs w:val="20"/>
        </w:rPr>
        <w:tab/>
      </w:r>
      <w:r w:rsidRPr="00EE582B">
        <w:rPr>
          <w:rFonts w:ascii="Times" w:eastAsia="Times New Roman" w:hAnsi="Times" w:cs="Times New Roman"/>
          <w:sz w:val="20"/>
          <w:szCs w:val="20"/>
        </w:rPr>
        <w:t>E-mail:</w:t>
      </w:r>
      <w:r w:rsidRPr="00EE582B">
        <w:rPr>
          <w:rFonts w:ascii="Times" w:eastAsia="Times New Roman" w:hAnsi="Times" w:cs="Times New Roman"/>
          <w:sz w:val="20"/>
          <w:szCs w:val="20"/>
        </w:rPr>
        <w:tab/>
      </w:r>
      <w:r>
        <w:rPr>
          <w:rFonts w:ascii="Times" w:eastAsia="Times New Roman" w:hAnsi="Times" w:cs="Times New Roman"/>
          <w:sz w:val="20"/>
          <w:szCs w:val="20"/>
        </w:rPr>
        <w:t>[include email here]</w:t>
      </w:r>
    </w:p>
    <w:p w14:paraId="171EED15" w14:textId="77777777" w:rsidR="00794EEC" w:rsidRDefault="00794EEC" w:rsidP="0091769E">
      <w:pPr>
        <w:pStyle w:val="ListParagraph"/>
        <w:ind w:left="792"/>
        <w:rPr>
          <w:rFonts w:ascii="Times" w:eastAsia="Times New Roman" w:hAnsi="Times" w:cs="Times New Roman"/>
          <w:sz w:val="20"/>
          <w:szCs w:val="20"/>
        </w:rPr>
      </w:pPr>
    </w:p>
    <w:p w14:paraId="1B634F4D" w14:textId="77777777" w:rsidR="00794EEC" w:rsidRPr="00EE582B" w:rsidRDefault="00794EEC" w:rsidP="00794EEC">
      <w:pPr>
        <w:pStyle w:val="ListParagraph"/>
        <w:ind w:left="792"/>
        <w:rPr>
          <w:rFonts w:ascii="Times" w:eastAsia="Times New Roman" w:hAnsi="Times" w:cs="Times New Roman"/>
          <w:sz w:val="20"/>
          <w:szCs w:val="20"/>
        </w:rPr>
      </w:pPr>
      <w:r w:rsidRPr="00EE582B">
        <w:rPr>
          <w:rFonts w:ascii="Times" w:eastAsia="Times New Roman" w:hAnsi="Times" w:cs="Times New Roman"/>
          <w:sz w:val="20"/>
          <w:szCs w:val="20"/>
        </w:rPr>
        <w:t>All technic</w:t>
      </w:r>
      <w:r>
        <w:rPr>
          <w:rFonts w:ascii="Times" w:eastAsia="Times New Roman" w:hAnsi="Times" w:cs="Times New Roman"/>
          <w:sz w:val="20"/>
          <w:szCs w:val="20"/>
        </w:rPr>
        <w:t>al matters shall be directed to:</w:t>
      </w:r>
    </w:p>
    <w:p w14:paraId="4BE5ECA0" w14:textId="77777777" w:rsidR="00794EEC" w:rsidRPr="00EE582B" w:rsidRDefault="00794EEC" w:rsidP="00794EEC">
      <w:pPr>
        <w:pStyle w:val="ListParagraph"/>
        <w:ind w:left="792"/>
        <w:rPr>
          <w:rFonts w:ascii="Times" w:eastAsia="Times New Roman" w:hAnsi="Times" w:cs="Times New Roman"/>
          <w:sz w:val="20"/>
          <w:szCs w:val="20"/>
        </w:rPr>
      </w:pPr>
      <w:r w:rsidRPr="00EE582B">
        <w:rPr>
          <w:rFonts w:ascii="Times" w:eastAsia="Times New Roman" w:hAnsi="Times" w:cs="Times New Roman"/>
          <w:sz w:val="20"/>
          <w:szCs w:val="20"/>
        </w:rPr>
        <w:tab/>
      </w:r>
      <w:r w:rsidRPr="00EE582B">
        <w:rPr>
          <w:rFonts w:ascii="Times" w:eastAsia="Times New Roman" w:hAnsi="Times" w:cs="Times New Roman"/>
          <w:sz w:val="20"/>
          <w:szCs w:val="20"/>
        </w:rPr>
        <w:tab/>
      </w:r>
      <w:r w:rsidRPr="00EE582B">
        <w:rPr>
          <w:rFonts w:ascii="Times" w:eastAsia="Times New Roman" w:hAnsi="Times" w:cs="Times New Roman"/>
          <w:sz w:val="20"/>
          <w:szCs w:val="20"/>
        </w:rPr>
        <w:tab/>
      </w:r>
      <w:r w:rsidRPr="00EE582B">
        <w:rPr>
          <w:rFonts w:ascii="Times" w:eastAsia="Times New Roman" w:hAnsi="Times" w:cs="Times New Roman"/>
          <w:sz w:val="20"/>
          <w:szCs w:val="20"/>
        </w:rPr>
        <w:tab/>
      </w:r>
    </w:p>
    <w:p w14:paraId="4EB3A40B" w14:textId="1DD64C6F" w:rsidR="00794EEC" w:rsidRDefault="00794EEC" w:rsidP="00794EEC">
      <w:pPr>
        <w:pStyle w:val="ListParagraph"/>
        <w:ind w:left="792"/>
        <w:rPr>
          <w:rFonts w:ascii="Cambria" w:eastAsia="Times New Roman" w:hAnsi="Cambria" w:cs="Times New Roman"/>
          <w:sz w:val="20"/>
          <w:szCs w:val="20"/>
        </w:rPr>
      </w:pPr>
      <w:r w:rsidRPr="00EE582B">
        <w:rPr>
          <w:rFonts w:ascii="Times" w:eastAsia="Times New Roman" w:hAnsi="Times" w:cs="Times New Roman"/>
          <w:sz w:val="20"/>
          <w:szCs w:val="20"/>
        </w:rPr>
        <w:t xml:space="preserve">Attention:  </w:t>
      </w:r>
      <w:r w:rsidR="00846E88">
        <w:rPr>
          <w:rFonts w:ascii="Times" w:eastAsia="Times New Roman" w:hAnsi="Times" w:cs="Times New Roman"/>
          <w:sz w:val="20"/>
          <w:szCs w:val="20"/>
        </w:rPr>
        <w:tab/>
      </w:r>
      <w:r w:rsidRPr="003F36F7">
        <w:rPr>
          <w:rFonts w:ascii="Cambria" w:eastAsia="Times New Roman" w:hAnsi="Cambria" w:cs="Times New Roman"/>
          <w:sz w:val="20"/>
          <w:szCs w:val="20"/>
        </w:rPr>
        <w:t xml:space="preserve">Justin Richer, </w:t>
      </w:r>
    </w:p>
    <w:p w14:paraId="5CA925BE" w14:textId="77777777" w:rsidR="00794EEC" w:rsidRDefault="00794EEC" w:rsidP="003E27A0">
      <w:pPr>
        <w:pStyle w:val="ListParagraph"/>
        <w:ind w:left="1440" w:firstLine="720"/>
        <w:rPr>
          <w:rFonts w:ascii="Times" w:eastAsia="Times New Roman" w:hAnsi="Times" w:cs="Times New Roman"/>
          <w:sz w:val="20"/>
          <w:szCs w:val="20"/>
        </w:rPr>
      </w:pPr>
      <w:r>
        <w:rPr>
          <w:rFonts w:ascii="Cambria" w:eastAsia="Times New Roman" w:hAnsi="Cambria" w:cs="Times New Roman"/>
          <w:sz w:val="20"/>
          <w:szCs w:val="20"/>
        </w:rPr>
        <w:t>Lead</w:t>
      </w:r>
      <w:r w:rsidRPr="003F36F7">
        <w:rPr>
          <w:rFonts w:ascii="Cambria" w:eastAsia="Times New Roman" w:hAnsi="Cambria" w:cs="Times New Roman"/>
          <w:sz w:val="20"/>
          <w:szCs w:val="20"/>
        </w:rPr>
        <w:t xml:space="preserve"> Computer Scientist</w:t>
      </w:r>
    </w:p>
    <w:p w14:paraId="6019CB81" w14:textId="77777777" w:rsidR="00794EEC" w:rsidRDefault="00794EEC" w:rsidP="003E27A0">
      <w:pPr>
        <w:pStyle w:val="ListParagraph"/>
        <w:ind w:left="1440" w:firstLine="720"/>
        <w:rPr>
          <w:rFonts w:ascii="Times" w:eastAsia="Times New Roman" w:hAnsi="Times" w:cs="Times New Roman"/>
          <w:sz w:val="20"/>
          <w:szCs w:val="20"/>
        </w:rPr>
      </w:pPr>
      <w:r w:rsidRPr="003F36F7">
        <w:rPr>
          <w:rFonts w:ascii="Cambria" w:eastAsia="Times New Roman" w:hAnsi="Cambria" w:cs="Times New Roman"/>
          <w:sz w:val="20"/>
          <w:szCs w:val="20"/>
        </w:rPr>
        <w:t>Social Computing Researcher; Multimedia and Collaboration, G061</w:t>
      </w:r>
    </w:p>
    <w:p w14:paraId="58A0F9C4" w14:textId="77777777" w:rsidR="00794EEC" w:rsidRDefault="00794EEC" w:rsidP="003E27A0">
      <w:pPr>
        <w:pStyle w:val="ListParagraph"/>
        <w:ind w:left="1440" w:firstLine="720"/>
        <w:rPr>
          <w:rFonts w:ascii="Times" w:eastAsia="Times New Roman" w:hAnsi="Times" w:cs="Times New Roman"/>
          <w:sz w:val="20"/>
          <w:szCs w:val="20"/>
        </w:rPr>
      </w:pPr>
      <w:r w:rsidRPr="003F36F7">
        <w:rPr>
          <w:rFonts w:ascii="Cambria" w:eastAsia="Times New Roman" w:hAnsi="Cambria" w:cs="Times New Roman"/>
          <w:sz w:val="20"/>
          <w:szCs w:val="20"/>
        </w:rPr>
        <w:t>202 Burlington Rd, M/S K320, Bedford, MA 01730</w:t>
      </w:r>
    </w:p>
    <w:p w14:paraId="187A001E" w14:textId="329AAF3E" w:rsidR="00794EEC" w:rsidRDefault="00794EEC" w:rsidP="003E27A0">
      <w:pPr>
        <w:pStyle w:val="ListParagraph"/>
        <w:ind w:left="1512" w:firstLine="648"/>
        <w:rPr>
          <w:rFonts w:ascii="Times" w:eastAsia="Times New Roman" w:hAnsi="Times" w:cs="Times New Roman"/>
          <w:sz w:val="20"/>
          <w:szCs w:val="20"/>
        </w:rPr>
      </w:pPr>
      <w:r w:rsidRPr="003F36F7">
        <w:rPr>
          <w:rFonts w:ascii="Cambria" w:eastAsia="Times New Roman" w:hAnsi="Cambria" w:cs="Times New Roman"/>
          <w:sz w:val="20"/>
          <w:szCs w:val="20"/>
        </w:rPr>
        <w:t>781-271-8176; jricher@mitre.org</w:t>
      </w:r>
    </w:p>
    <w:p w14:paraId="02627C36" w14:textId="21679EC6" w:rsidR="0013367C" w:rsidRPr="008F5D0C" w:rsidRDefault="00074497" w:rsidP="008F5D0C">
      <w:pPr>
        <w:rPr>
          <w:rFonts w:ascii="Times" w:eastAsia="Times New Roman" w:hAnsi="Times" w:cs="Times New Roman"/>
          <w:sz w:val="20"/>
          <w:szCs w:val="20"/>
        </w:rPr>
      </w:pPr>
      <w:r>
        <w:rPr>
          <w:rFonts w:ascii="Times" w:eastAsia="Times New Roman" w:hAnsi="Times" w:cs="Times New Roman"/>
          <w:sz w:val="20"/>
          <w:szCs w:val="20"/>
        </w:rPr>
        <w:br w:type="page"/>
      </w:r>
    </w:p>
    <w:p w14:paraId="11D1A29C" w14:textId="77777777" w:rsidR="0013367C" w:rsidRPr="00B64411" w:rsidRDefault="003F36F7" w:rsidP="003F36F7">
      <w:pPr>
        <w:pStyle w:val="ListParagraph"/>
        <w:numPr>
          <w:ilvl w:val="0"/>
          <w:numId w:val="3"/>
        </w:numPr>
        <w:rPr>
          <w:rFonts w:ascii="Times" w:eastAsia="Times New Roman" w:hAnsi="Times" w:cs="Times New Roman"/>
          <w:b/>
          <w:bCs/>
          <w:smallCaps/>
          <w:sz w:val="20"/>
          <w:szCs w:val="20"/>
        </w:rPr>
      </w:pPr>
      <w:r w:rsidRPr="00B64411">
        <w:rPr>
          <w:rFonts w:ascii="Times" w:eastAsia="Times New Roman" w:hAnsi="Times" w:cs="Times New Roman"/>
          <w:b/>
          <w:bCs/>
          <w:smallCaps/>
          <w:sz w:val="20"/>
          <w:szCs w:val="20"/>
        </w:rPr>
        <w:t xml:space="preserve">Technology Rules </w:t>
      </w:r>
    </w:p>
    <w:p w14:paraId="6798A9F1" w14:textId="77777777" w:rsidR="00204D5F" w:rsidRPr="00265234" w:rsidRDefault="00204D5F" w:rsidP="00265234">
      <w:pPr>
        <w:rPr>
          <w:rFonts w:ascii="Times" w:eastAsia="Times New Roman" w:hAnsi="Times" w:cs="Times New Roman"/>
          <w:sz w:val="20"/>
          <w:szCs w:val="20"/>
        </w:rPr>
      </w:pPr>
    </w:p>
    <w:p w14:paraId="13074CE6" w14:textId="77777777" w:rsidR="00292E1F" w:rsidRDefault="00292E1F" w:rsidP="00006592">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Technical Scope</w:t>
      </w:r>
    </w:p>
    <w:p w14:paraId="348DC30E" w14:textId="1A1DC888" w:rsidR="00623CC9" w:rsidRDefault="005B31D1" w:rsidP="00292E1F">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Technical Use Cases</w:t>
      </w:r>
    </w:p>
    <w:p w14:paraId="1BDF682A" w14:textId="47AAF531" w:rsidR="00A56996" w:rsidRDefault="00A56996" w:rsidP="00A56996">
      <w:pPr>
        <w:pStyle w:val="ListParagraph"/>
        <w:ind w:left="792"/>
        <w:rPr>
          <w:rFonts w:ascii="Times" w:eastAsia="Times New Roman" w:hAnsi="Times" w:cs="Times New Roman"/>
          <w:sz w:val="20"/>
          <w:szCs w:val="20"/>
        </w:rPr>
      </w:pPr>
      <w:r>
        <w:rPr>
          <w:rFonts w:ascii="Times" w:eastAsia="Times New Roman" w:hAnsi="Times" w:cs="Times New Roman"/>
          <w:sz w:val="20"/>
          <w:szCs w:val="20"/>
        </w:rPr>
        <w:t xml:space="preserve">The following use cases are supported under this Trust Framework: </w:t>
      </w:r>
      <w:r w:rsidR="00C86FCC">
        <w:rPr>
          <w:rFonts w:ascii="Times" w:eastAsia="Times New Roman" w:hAnsi="Times" w:cs="Times New Roman"/>
          <w:sz w:val="20"/>
          <w:szCs w:val="20"/>
        </w:rPr>
        <w:t>[TBD]</w:t>
      </w:r>
    </w:p>
    <w:p w14:paraId="02772534" w14:textId="77777777" w:rsidR="002411C9" w:rsidRPr="00A56996" w:rsidRDefault="002411C9" w:rsidP="00A56996">
      <w:pPr>
        <w:pStyle w:val="ListParagraph"/>
        <w:ind w:left="792"/>
        <w:rPr>
          <w:rFonts w:ascii="Times" w:eastAsia="Times New Roman" w:hAnsi="Times" w:cs="Times New Roman"/>
          <w:sz w:val="20"/>
          <w:szCs w:val="20"/>
        </w:rPr>
      </w:pPr>
    </w:p>
    <w:p w14:paraId="5BC89CE5" w14:textId="4C409130" w:rsidR="00623CC9" w:rsidRDefault="00623CC9" w:rsidP="00522C18">
      <w:pPr>
        <w:ind w:left="792"/>
        <w:rPr>
          <w:rFonts w:ascii="Times" w:eastAsia="Times New Roman" w:hAnsi="Times" w:cs="Times New Roman"/>
          <w:sz w:val="20"/>
          <w:szCs w:val="20"/>
        </w:rPr>
      </w:pPr>
      <w:r>
        <w:rPr>
          <w:rFonts w:ascii="Times" w:eastAsia="Times New Roman" w:hAnsi="Times" w:cs="Times New Roman"/>
          <w:sz w:val="20"/>
          <w:szCs w:val="20"/>
        </w:rPr>
        <w:t>[</w:t>
      </w:r>
      <w:r w:rsidR="00706B3F">
        <w:rPr>
          <w:rFonts w:ascii="Times" w:eastAsia="Times New Roman" w:hAnsi="Times" w:cs="Times New Roman"/>
          <w:sz w:val="20"/>
          <w:szCs w:val="20"/>
        </w:rPr>
        <w:t xml:space="preserve">Commentary: </w:t>
      </w:r>
      <w:r>
        <w:rPr>
          <w:rFonts w:ascii="Times" w:eastAsia="Times New Roman" w:hAnsi="Times" w:cs="Times New Roman"/>
          <w:sz w:val="20"/>
          <w:szCs w:val="20"/>
        </w:rPr>
        <w:t xml:space="preserve">For so long as </w:t>
      </w:r>
      <w:proofErr w:type="spellStart"/>
      <w:r>
        <w:rPr>
          <w:rFonts w:ascii="Times" w:eastAsia="Times New Roman" w:hAnsi="Times" w:cs="Times New Roman"/>
          <w:sz w:val="20"/>
          <w:szCs w:val="20"/>
        </w:rPr>
        <w:t>MITREid</w:t>
      </w:r>
      <w:proofErr w:type="spellEnd"/>
      <w:r>
        <w:rPr>
          <w:rFonts w:ascii="Times" w:eastAsia="Times New Roman" w:hAnsi="Times" w:cs="Times New Roman"/>
          <w:sz w:val="20"/>
          <w:szCs w:val="20"/>
        </w:rPr>
        <w:t xml:space="preserve"> is an early-stage research prototype, it is premature to focus on detailed documentation of supported use cases.  However, </w:t>
      </w:r>
      <w:r w:rsidR="00CD7D3D">
        <w:rPr>
          <w:rFonts w:ascii="Times" w:eastAsia="Times New Roman" w:hAnsi="Times" w:cs="Times New Roman"/>
          <w:sz w:val="20"/>
          <w:szCs w:val="20"/>
        </w:rPr>
        <w:t xml:space="preserve">this draft Trust Framework anticipates a future state at which external and internal parties will seek to implement and </w:t>
      </w:r>
      <w:r w:rsidR="00926BB9">
        <w:rPr>
          <w:rFonts w:ascii="Times" w:eastAsia="Times New Roman" w:hAnsi="Times" w:cs="Times New Roman"/>
          <w:sz w:val="20"/>
          <w:szCs w:val="20"/>
        </w:rPr>
        <w:t>interoperate</w:t>
      </w:r>
      <w:r w:rsidR="00CD7D3D">
        <w:rPr>
          <w:rFonts w:ascii="Times" w:eastAsia="Times New Roman" w:hAnsi="Times" w:cs="Times New Roman"/>
          <w:sz w:val="20"/>
          <w:szCs w:val="20"/>
        </w:rPr>
        <w:t xml:space="preserve"> with MITRE External Identity Federation services and the important role of this document to facilitate and regulate adoption.  To that end, the types of technical use cases that would be relevant and constructive to detail in the future are noted below.  </w:t>
      </w:r>
    </w:p>
    <w:p w14:paraId="2ACAF4CB" w14:textId="3A37E737" w:rsidR="00522C18" w:rsidRPr="00CD7D3D" w:rsidRDefault="00522C18" w:rsidP="00CD7D3D">
      <w:pPr>
        <w:pStyle w:val="ListParagraph"/>
        <w:numPr>
          <w:ilvl w:val="0"/>
          <w:numId w:val="18"/>
        </w:numPr>
        <w:rPr>
          <w:rFonts w:ascii="Times" w:eastAsia="Times New Roman" w:hAnsi="Times" w:cs="Times New Roman"/>
          <w:sz w:val="20"/>
          <w:szCs w:val="20"/>
        </w:rPr>
      </w:pPr>
      <w:proofErr w:type="spellStart"/>
      <w:r w:rsidRPr="00CD7D3D">
        <w:rPr>
          <w:rFonts w:ascii="Times" w:eastAsia="Times New Roman" w:hAnsi="Times" w:cs="Times New Roman"/>
          <w:sz w:val="20"/>
          <w:szCs w:val="20"/>
        </w:rPr>
        <w:t>MITREid</w:t>
      </w:r>
      <w:proofErr w:type="spellEnd"/>
      <w:r w:rsidRPr="00CD7D3D">
        <w:rPr>
          <w:rFonts w:ascii="Times" w:eastAsia="Times New Roman" w:hAnsi="Times" w:cs="Times New Roman"/>
          <w:sz w:val="20"/>
          <w:szCs w:val="20"/>
        </w:rPr>
        <w:t xml:space="preserve"> User Logs Into Grey Listed Relying Party</w:t>
      </w:r>
    </w:p>
    <w:p w14:paraId="16F54564" w14:textId="7C9A4375" w:rsidR="00522C18" w:rsidRPr="00CD7D3D" w:rsidRDefault="00522C18" w:rsidP="00CD7D3D">
      <w:pPr>
        <w:pStyle w:val="ListParagraph"/>
        <w:numPr>
          <w:ilvl w:val="0"/>
          <w:numId w:val="18"/>
        </w:numPr>
        <w:rPr>
          <w:rFonts w:ascii="Times" w:eastAsia="Times New Roman" w:hAnsi="Times" w:cs="Times New Roman"/>
          <w:sz w:val="20"/>
          <w:szCs w:val="20"/>
        </w:rPr>
      </w:pPr>
      <w:proofErr w:type="spellStart"/>
      <w:r w:rsidRPr="00CD7D3D">
        <w:rPr>
          <w:rFonts w:ascii="Times" w:eastAsia="Times New Roman" w:hAnsi="Times" w:cs="Times New Roman"/>
          <w:sz w:val="20"/>
          <w:szCs w:val="20"/>
        </w:rPr>
        <w:t>MITREid</w:t>
      </w:r>
      <w:proofErr w:type="spellEnd"/>
      <w:r w:rsidRPr="00CD7D3D">
        <w:rPr>
          <w:rFonts w:ascii="Times" w:eastAsia="Times New Roman" w:hAnsi="Times" w:cs="Times New Roman"/>
          <w:sz w:val="20"/>
          <w:szCs w:val="20"/>
        </w:rPr>
        <w:t xml:space="preserve"> User Logs Into White Listed Relying Party</w:t>
      </w:r>
    </w:p>
    <w:p w14:paraId="256DB3DF" w14:textId="2FD1B96F" w:rsidR="00522C18" w:rsidRPr="00CD7D3D" w:rsidRDefault="00522C18" w:rsidP="00CD7D3D">
      <w:pPr>
        <w:pStyle w:val="ListParagraph"/>
        <w:numPr>
          <w:ilvl w:val="0"/>
          <w:numId w:val="18"/>
        </w:numPr>
        <w:rPr>
          <w:rFonts w:ascii="Times" w:eastAsia="Times New Roman" w:hAnsi="Times" w:cs="Times New Roman"/>
          <w:sz w:val="20"/>
          <w:szCs w:val="20"/>
        </w:rPr>
      </w:pPr>
      <w:proofErr w:type="spellStart"/>
      <w:r w:rsidRPr="00CD7D3D">
        <w:rPr>
          <w:rFonts w:ascii="Times" w:eastAsia="Times New Roman" w:hAnsi="Times" w:cs="Times New Roman"/>
          <w:sz w:val="20"/>
          <w:szCs w:val="20"/>
        </w:rPr>
        <w:t>MITREid</w:t>
      </w:r>
      <w:proofErr w:type="spellEnd"/>
      <w:r w:rsidRPr="00CD7D3D">
        <w:rPr>
          <w:rFonts w:ascii="Times" w:eastAsia="Times New Roman" w:hAnsi="Times" w:cs="Times New Roman"/>
          <w:sz w:val="20"/>
          <w:szCs w:val="20"/>
        </w:rPr>
        <w:t xml:space="preserve"> User Logs Into Black Listed Relying Party</w:t>
      </w:r>
    </w:p>
    <w:p w14:paraId="451ACA5A" w14:textId="3D3F8C21" w:rsidR="00522C18" w:rsidRPr="00CD7D3D" w:rsidRDefault="00522C18" w:rsidP="00CD7D3D">
      <w:pPr>
        <w:pStyle w:val="ListParagraph"/>
        <w:numPr>
          <w:ilvl w:val="0"/>
          <w:numId w:val="18"/>
        </w:numPr>
        <w:rPr>
          <w:rFonts w:ascii="Times" w:eastAsia="Times New Roman" w:hAnsi="Times" w:cs="Times New Roman"/>
          <w:sz w:val="20"/>
          <w:szCs w:val="20"/>
        </w:rPr>
      </w:pPr>
      <w:r w:rsidRPr="00CD7D3D">
        <w:rPr>
          <w:rFonts w:ascii="Times" w:eastAsia="Times New Roman" w:hAnsi="Times" w:cs="Times New Roman"/>
          <w:sz w:val="20"/>
          <w:szCs w:val="20"/>
        </w:rPr>
        <w:t>Non-MITRE User Logs Into MITRE External Identity Federation Enabled Site</w:t>
      </w:r>
    </w:p>
    <w:p w14:paraId="1BC3AFE4" w14:textId="11075D47" w:rsidR="00522C18" w:rsidRPr="00CD7D3D" w:rsidRDefault="00522C18" w:rsidP="00CD7D3D">
      <w:pPr>
        <w:pStyle w:val="ListParagraph"/>
        <w:numPr>
          <w:ilvl w:val="0"/>
          <w:numId w:val="18"/>
        </w:numPr>
        <w:rPr>
          <w:rFonts w:ascii="Times" w:eastAsia="Times New Roman" w:hAnsi="Times" w:cs="Times New Roman"/>
          <w:sz w:val="20"/>
          <w:szCs w:val="20"/>
        </w:rPr>
      </w:pPr>
      <w:r w:rsidRPr="00CD7D3D">
        <w:rPr>
          <w:rFonts w:ascii="Times" w:eastAsia="Times New Roman" w:hAnsi="Times" w:cs="Times New Roman"/>
          <w:sz w:val="20"/>
          <w:szCs w:val="20"/>
        </w:rPr>
        <w:t>Non-MITRE CAC User Logs Into MITRE External Identity Federation Enabled Site</w:t>
      </w:r>
    </w:p>
    <w:p w14:paraId="6292321A" w14:textId="3144A3DA" w:rsidR="00522C18" w:rsidRPr="00CD7D3D" w:rsidRDefault="00522C18" w:rsidP="00CD7D3D">
      <w:pPr>
        <w:pStyle w:val="ListParagraph"/>
        <w:numPr>
          <w:ilvl w:val="0"/>
          <w:numId w:val="18"/>
        </w:numPr>
        <w:rPr>
          <w:rFonts w:ascii="Times" w:eastAsia="Times New Roman" w:hAnsi="Times" w:cs="Times New Roman"/>
          <w:sz w:val="20"/>
          <w:szCs w:val="20"/>
        </w:rPr>
      </w:pPr>
      <w:r w:rsidRPr="00CD7D3D">
        <w:rPr>
          <w:rFonts w:ascii="Times" w:eastAsia="Times New Roman" w:hAnsi="Times" w:cs="Times New Roman"/>
          <w:sz w:val="20"/>
          <w:szCs w:val="20"/>
        </w:rPr>
        <w:t>MITRE Relying Party Site Implements MITRE External Identity Federation Access</w:t>
      </w:r>
    </w:p>
    <w:p w14:paraId="1D98E9F6" w14:textId="5842D802" w:rsidR="00522C18" w:rsidRPr="00CD7D3D" w:rsidRDefault="00522C18" w:rsidP="00CD7D3D">
      <w:pPr>
        <w:pStyle w:val="ListParagraph"/>
        <w:numPr>
          <w:ilvl w:val="0"/>
          <w:numId w:val="18"/>
        </w:numPr>
        <w:rPr>
          <w:rFonts w:ascii="Times" w:eastAsia="Times New Roman" w:hAnsi="Times" w:cs="Times New Roman"/>
          <w:sz w:val="20"/>
          <w:szCs w:val="20"/>
        </w:rPr>
      </w:pPr>
      <w:r w:rsidRPr="00CD7D3D">
        <w:rPr>
          <w:rFonts w:ascii="Times" w:eastAsia="Times New Roman" w:hAnsi="Times" w:cs="Times New Roman"/>
          <w:sz w:val="20"/>
          <w:szCs w:val="20"/>
        </w:rPr>
        <w:t xml:space="preserve">Non-MITRE Identity Provider </w:t>
      </w:r>
      <w:r w:rsidR="00CD7D3D">
        <w:rPr>
          <w:rFonts w:ascii="Times" w:eastAsia="Times New Roman" w:hAnsi="Times" w:cs="Times New Roman"/>
          <w:sz w:val="20"/>
          <w:szCs w:val="20"/>
        </w:rPr>
        <w:t>Added</w:t>
      </w:r>
      <w:r w:rsidRPr="00CD7D3D">
        <w:rPr>
          <w:rFonts w:ascii="Times" w:eastAsia="Times New Roman" w:hAnsi="Times" w:cs="Times New Roman"/>
          <w:sz w:val="20"/>
          <w:szCs w:val="20"/>
        </w:rPr>
        <w:t xml:space="preserve"> to MITRE External Identity Federation White List</w:t>
      </w:r>
    </w:p>
    <w:p w14:paraId="273AAF99" w14:textId="567C71A4" w:rsidR="00522C18" w:rsidRPr="00CD7D3D" w:rsidRDefault="00522C18" w:rsidP="00CD7D3D">
      <w:pPr>
        <w:pStyle w:val="ListParagraph"/>
        <w:numPr>
          <w:ilvl w:val="0"/>
          <w:numId w:val="18"/>
        </w:numPr>
        <w:rPr>
          <w:rFonts w:ascii="Times" w:eastAsia="Times New Roman" w:hAnsi="Times" w:cs="Times New Roman"/>
          <w:sz w:val="20"/>
          <w:szCs w:val="20"/>
        </w:rPr>
      </w:pPr>
      <w:r w:rsidRPr="00CD7D3D">
        <w:rPr>
          <w:rFonts w:ascii="Times" w:eastAsia="Times New Roman" w:hAnsi="Times" w:cs="Times New Roman"/>
          <w:sz w:val="20"/>
          <w:szCs w:val="20"/>
        </w:rPr>
        <w:t xml:space="preserve">Non-MITRE Relying Party Site Accepts </w:t>
      </w:r>
      <w:proofErr w:type="spellStart"/>
      <w:r w:rsidRPr="00CD7D3D">
        <w:rPr>
          <w:rFonts w:ascii="Times" w:eastAsia="Times New Roman" w:hAnsi="Times" w:cs="Times New Roman"/>
          <w:sz w:val="20"/>
          <w:szCs w:val="20"/>
        </w:rPr>
        <w:t>MITREid</w:t>
      </w:r>
      <w:proofErr w:type="spellEnd"/>
      <w:r w:rsidRPr="00CD7D3D">
        <w:rPr>
          <w:rFonts w:ascii="Times" w:eastAsia="Times New Roman" w:hAnsi="Times" w:cs="Times New Roman"/>
          <w:sz w:val="20"/>
          <w:szCs w:val="20"/>
        </w:rPr>
        <w:t xml:space="preserve"> User Login</w:t>
      </w:r>
      <w:r w:rsidR="00CD7D3D" w:rsidRPr="00CD7D3D">
        <w:rPr>
          <w:rFonts w:ascii="Times" w:eastAsia="Times New Roman" w:hAnsi="Times" w:cs="Times New Roman"/>
          <w:sz w:val="20"/>
          <w:szCs w:val="20"/>
        </w:rPr>
        <w:t>]</w:t>
      </w:r>
    </w:p>
    <w:p w14:paraId="471DD115" w14:textId="77777777" w:rsidR="00522C18" w:rsidRDefault="00522C18" w:rsidP="00EC763A">
      <w:pPr>
        <w:pStyle w:val="ListParagraph"/>
        <w:ind w:left="792"/>
        <w:rPr>
          <w:rFonts w:ascii="Times" w:eastAsia="Times New Roman" w:hAnsi="Times" w:cs="Times New Roman"/>
          <w:sz w:val="20"/>
          <w:szCs w:val="20"/>
        </w:rPr>
      </w:pPr>
    </w:p>
    <w:p w14:paraId="03A2CCFF" w14:textId="49CEA2D0" w:rsidR="00292E1F" w:rsidRDefault="00292E1F" w:rsidP="00292E1F">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Technical Architecture</w:t>
      </w:r>
    </w:p>
    <w:p w14:paraId="6084518A" w14:textId="77777777" w:rsidR="00292E1F" w:rsidRDefault="00292E1F" w:rsidP="00292E1F">
      <w:pPr>
        <w:pStyle w:val="ListParagraph"/>
        <w:ind w:left="1224"/>
        <w:rPr>
          <w:rFonts w:ascii="Times" w:eastAsia="Times New Roman" w:hAnsi="Times" w:cs="Times New Roman"/>
          <w:sz w:val="20"/>
          <w:szCs w:val="20"/>
        </w:rPr>
      </w:pPr>
    </w:p>
    <w:p w14:paraId="4F38FB1E" w14:textId="293007E9" w:rsidR="00292E1F" w:rsidRDefault="00292E1F" w:rsidP="00292E1F">
      <w:pPr>
        <w:pStyle w:val="ListParagraph"/>
        <w:ind w:left="1224"/>
        <w:rPr>
          <w:rFonts w:ascii="Times" w:eastAsia="Times New Roman" w:hAnsi="Times" w:cs="Times New Roman"/>
          <w:sz w:val="20"/>
          <w:szCs w:val="20"/>
        </w:rPr>
      </w:pPr>
      <w:r>
        <w:rPr>
          <w:rFonts w:ascii="Times" w:eastAsia="Times New Roman" w:hAnsi="Times" w:cs="Times New Roman"/>
          <w:sz w:val="20"/>
          <w:szCs w:val="20"/>
        </w:rPr>
        <w:t>[</w:t>
      </w:r>
      <w:r w:rsidR="00706B3F">
        <w:rPr>
          <w:rFonts w:ascii="Times" w:eastAsia="Times New Roman" w:hAnsi="Times" w:cs="Times New Roman"/>
          <w:sz w:val="20"/>
          <w:szCs w:val="20"/>
        </w:rPr>
        <w:t xml:space="preserve">Commentary: </w:t>
      </w:r>
      <w:r>
        <w:rPr>
          <w:rFonts w:ascii="Times" w:eastAsia="Times New Roman" w:hAnsi="Times" w:cs="Times New Roman"/>
          <w:sz w:val="20"/>
          <w:szCs w:val="20"/>
        </w:rPr>
        <w:t xml:space="preserve">In this section, if desired, MITRE can describe its technical architecture.  The current diagrams depicting initial architectural approach are included in Addenda 2.b below.]  </w:t>
      </w:r>
    </w:p>
    <w:p w14:paraId="58067B86" w14:textId="77777777" w:rsidR="00292E1F" w:rsidRDefault="00292E1F" w:rsidP="00292E1F">
      <w:pPr>
        <w:pStyle w:val="ListParagraph"/>
        <w:ind w:left="1224"/>
        <w:rPr>
          <w:rFonts w:ascii="Times" w:eastAsia="Times New Roman" w:hAnsi="Times" w:cs="Times New Roman"/>
          <w:sz w:val="20"/>
          <w:szCs w:val="20"/>
        </w:rPr>
      </w:pPr>
    </w:p>
    <w:p w14:paraId="4A86D12B" w14:textId="69A32D49" w:rsidR="00EC763A" w:rsidRPr="00EC763A" w:rsidRDefault="005B31D1" w:rsidP="00EC763A">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Standards</w:t>
      </w:r>
      <w:r w:rsidR="00EA79B7">
        <w:rPr>
          <w:rFonts w:ascii="Times" w:eastAsia="Times New Roman" w:hAnsi="Times" w:cs="Times New Roman"/>
          <w:sz w:val="20"/>
          <w:szCs w:val="20"/>
        </w:rPr>
        <w:t xml:space="preserve"> for </w:t>
      </w:r>
      <w:r w:rsidR="0095685D">
        <w:rPr>
          <w:rFonts w:ascii="Times" w:eastAsia="Times New Roman" w:hAnsi="Times" w:cs="Times New Roman"/>
          <w:sz w:val="20"/>
          <w:szCs w:val="20"/>
        </w:rPr>
        <w:t>Derived Federated Credentials for</w:t>
      </w:r>
      <w:r w:rsidR="00EA79B7">
        <w:rPr>
          <w:rFonts w:ascii="Times" w:eastAsia="Times New Roman" w:hAnsi="Times" w:cs="Times New Roman"/>
          <w:sz w:val="20"/>
          <w:szCs w:val="20"/>
        </w:rPr>
        <w:t xml:space="preserve"> External Identity Federation </w:t>
      </w:r>
    </w:p>
    <w:p w14:paraId="67F8B00D" w14:textId="77777777" w:rsidR="00EC763A" w:rsidRDefault="00EC763A" w:rsidP="00EC763A">
      <w:pPr>
        <w:pStyle w:val="ListParagraph"/>
        <w:ind w:left="792"/>
        <w:rPr>
          <w:rFonts w:ascii="Times" w:eastAsia="Times New Roman" w:hAnsi="Times" w:cs="Times New Roman"/>
          <w:sz w:val="20"/>
          <w:szCs w:val="20"/>
        </w:rPr>
      </w:pPr>
    </w:p>
    <w:p w14:paraId="5164B2C5" w14:textId="5E9CD2EC" w:rsidR="005B31D1" w:rsidRDefault="005B31D1" w:rsidP="005B31D1">
      <w:pPr>
        <w:pStyle w:val="ListParagraph"/>
        <w:numPr>
          <w:ilvl w:val="2"/>
          <w:numId w:val="3"/>
        </w:numPr>
        <w:rPr>
          <w:rFonts w:ascii="Times" w:eastAsia="Times New Roman" w:hAnsi="Times" w:cs="Times New Roman"/>
          <w:sz w:val="20"/>
          <w:szCs w:val="20"/>
        </w:rPr>
      </w:pP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2</w:t>
      </w:r>
    </w:p>
    <w:p w14:paraId="28242684" w14:textId="77777777" w:rsidR="00B168F1" w:rsidRDefault="00B168F1" w:rsidP="00B168F1">
      <w:pPr>
        <w:pStyle w:val="ListParagraph"/>
        <w:ind w:left="1224"/>
        <w:rPr>
          <w:rFonts w:ascii="Times" w:eastAsia="Times New Roman" w:hAnsi="Times" w:cs="Times New Roman"/>
          <w:sz w:val="20"/>
          <w:szCs w:val="20"/>
        </w:rPr>
      </w:pPr>
    </w:p>
    <w:p w14:paraId="175D5A39" w14:textId="58AB197F" w:rsidR="00356995" w:rsidRDefault="00356995" w:rsidP="00C85600">
      <w:pPr>
        <w:pStyle w:val="ListParagraph"/>
        <w:numPr>
          <w:ilvl w:val="3"/>
          <w:numId w:val="3"/>
        </w:numPr>
        <w:rPr>
          <w:rFonts w:ascii="Times" w:eastAsia="Times New Roman" w:hAnsi="Times" w:cs="Times New Roman"/>
          <w:sz w:val="20"/>
          <w:szCs w:val="20"/>
        </w:rPr>
      </w:pPr>
      <w:r>
        <w:rPr>
          <w:rFonts w:ascii="Times" w:eastAsia="Times New Roman" w:hAnsi="Times" w:cs="Times New Roman"/>
          <w:sz w:val="20"/>
          <w:szCs w:val="20"/>
        </w:rPr>
        <w:t>Protocol Version</w:t>
      </w:r>
    </w:p>
    <w:p w14:paraId="0DE65426" w14:textId="77777777" w:rsidR="00B168F1" w:rsidRDefault="00B168F1" w:rsidP="00B168F1">
      <w:pPr>
        <w:pStyle w:val="ListParagraph"/>
        <w:ind w:left="1728"/>
        <w:rPr>
          <w:rFonts w:ascii="Times" w:eastAsia="Times New Roman" w:hAnsi="Times" w:cs="Times New Roman"/>
          <w:sz w:val="20"/>
          <w:szCs w:val="20"/>
        </w:rPr>
      </w:pPr>
    </w:p>
    <w:p w14:paraId="735AFF9D" w14:textId="08ABB0C4" w:rsidR="00356995" w:rsidRPr="00B168F1" w:rsidRDefault="00356995" w:rsidP="00C85600">
      <w:pPr>
        <w:pStyle w:val="ListParagraph"/>
        <w:numPr>
          <w:ilvl w:val="4"/>
          <w:numId w:val="3"/>
        </w:numPr>
        <w:rPr>
          <w:rStyle w:val="Hyperlink"/>
          <w:rFonts w:ascii="Times" w:eastAsia="Times New Roman" w:hAnsi="Times" w:cs="Times New Roman"/>
          <w:color w:val="auto"/>
          <w:sz w:val="20"/>
          <w:szCs w:val="20"/>
          <w:u w:val="none"/>
        </w:rPr>
      </w:pPr>
      <w:r>
        <w:rPr>
          <w:rFonts w:ascii="Times" w:eastAsia="Times New Roman" w:hAnsi="Times" w:cs="Times New Roman"/>
          <w:sz w:val="20"/>
          <w:szCs w:val="20"/>
        </w:rPr>
        <w:t xml:space="preserve">All </w:t>
      </w:r>
      <w:r w:rsidR="00BC5E25" w:rsidRPr="00BC5E25">
        <w:rPr>
          <w:rFonts w:ascii="Times" w:eastAsia="Times New Roman" w:hAnsi="Times" w:cs="Times New Roman"/>
          <w:sz w:val="20"/>
          <w:szCs w:val="20"/>
        </w:rPr>
        <w:t>Identity Provider</w:t>
      </w:r>
      <w:r w:rsidR="00BC5E25">
        <w:rPr>
          <w:rFonts w:ascii="Times" w:eastAsia="Times New Roman" w:hAnsi="Times" w:cs="Times New Roman"/>
          <w:sz w:val="20"/>
          <w:szCs w:val="20"/>
        </w:rPr>
        <w:t xml:space="preserve">s </w:t>
      </w:r>
      <w:r>
        <w:rPr>
          <w:rFonts w:ascii="Times" w:eastAsia="Times New Roman" w:hAnsi="Times" w:cs="Times New Roman"/>
          <w:sz w:val="20"/>
          <w:szCs w:val="20"/>
        </w:rPr>
        <w:t xml:space="preserve">and </w:t>
      </w:r>
      <w:r w:rsidR="0095685D">
        <w:rPr>
          <w:rFonts w:ascii="Times" w:eastAsia="Times New Roman" w:hAnsi="Times" w:cs="Times New Roman"/>
          <w:sz w:val="20"/>
          <w:szCs w:val="20"/>
        </w:rPr>
        <w:t>Relying Parties</w:t>
      </w:r>
      <w:r w:rsidR="00BC5E25">
        <w:rPr>
          <w:rFonts w:ascii="Times" w:eastAsia="Times New Roman" w:hAnsi="Times" w:cs="Times New Roman"/>
          <w:sz w:val="20"/>
          <w:szCs w:val="20"/>
        </w:rPr>
        <w:t xml:space="preserve"> </w:t>
      </w:r>
      <w:r>
        <w:rPr>
          <w:rFonts w:ascii="Times" w:eastAsia="Times New Roman" w:hAnsi="Times" w:cs="Times New Roman"/>
          <w:sz w:val="20"/>
          <w:szCs w:val="20"/>
        </w:rPr>
        <w:t xml:space="preserve">MUST support the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2.0 Authentication protocol as defined in </w:t>
      </w:r>
      <w:hyperlink r:id="rId13" w:history="1">
        <w:r w:rsidRPr="00382337">
          <w:rPr>
            <w:rStyle w:val="Hyperlink"/>
            <w:rFonts w:ascii="Times" w:eastAsia="Times New Roman" w:hAnsi="Times" w:cs="Times New Roman"/>
            <w:sz w:val="20"/>
            <w:szCs w:val="20"/>
          </w:rPr>
          <w:t>http://openid.net/specs/openid-authentication-2_0.html</w:t>
        </w:r>
      </w:hyperlink>
    </w:p>
    <w:p w14:paraId="78255D66" w14:textId="77777777" w:rsidR="001D09D5" w:rsidRPr="00A76335" w:rsidRDefault="001D09D5" w:rsidP="001D09D5">
      <w:pPr>
        <w:ind w:left="1440"/>
        <w:rPr>
          <w:rFonts w:ascii="Times" w:eastAsia="Times New Roman" w:hAnsi="Times" w:cs="Times New Roman"/>
          <w:sz w:val="20"/>
          <w:szCs w:val="20"/>
        </w:rPr>
      </w:pPr>
    </w:p>
    <w:p w14:paraId="0447B48B" w14:textId="310B1BC8" w:rsidR="00356995" w:rsidRDefault="00356995" w:rsidP="00C85600">
      <w:pPr>
        <w:pStyle w:val="ListParagraph"/>
        <w:numPr>
          <w:ilvl w:val="3"/>
          <w:numId w:val="3"/>
        </w:numPr>
        <w:rPr>
          <w:rFonts w:ascii="Times" w:eastAsia="Times New Roman" w:hAnsi="Times" w:cs="Times New Roman"/>
          <w:sz w:val="20"/>
          <w:szCs w:val="20"/>
        </w:rPr>
      </w:pPr>
      <w:r>
        <w:rPr>
          <w:rFonts w:ascii="Times" w:eastAsia="Times New Roman" w:hAnsi="Times" w:cs="Times New Roman"/>
          <w:sz w:val="20"/>
          <w:szCs w:val="20"/>
        </w:rPr>
        <w:t>Attributes</w:t>
      </w:r>
    </w:p>
    <w:p w14:paraId="4C41909B" w14:textId="77777777" w:rsidR="00B168F1" w:rsidRDefault="00B168F1" w:rsidP="00B168F1">
      <w:pPr>
        <w:pStyle w:val="ListParagraph"/>
        <w:ind w:left="1728"/>
        <w:rPr>
          <w:rFonts w:ascii="Times" w:eastAsia="Times New Roman" w:hAnsi="Times" w:cs="Times New Roman"/>
          <w:sz w:val="20"/>
          <w:szCs w:val="20"/>
        </w:rPr>
      </w:pPr>
    </w:p>
    <w:p w14:paraId="4DC4592B" w14:textId="0E4154F2" w:rsidR="00356995" w:rsidRPr="00B168F1" w:rsidRDefault="00356995" w:rsidP="00C85600">
      <w:pPr>
        <w:pStyle w:val="ListParagraph"/>
        <w:numPr>
          <w:ilvl w:val="4"/>
          <w:numId w:val="3"/>
        </w:numPr>
        <w:rPr>
          <w:rStyle w:val="Hyperlink"/>
          <w:rFonts w:ascii="Times" w:eastAsia="Times New Roman" w:hAnsi="Times" w:cs="Times New Roman"/>
          <w:color w:val="auto"/>
          <w:sz w:val="20"/>
          <w:szCs w:val="20"/>
          <w:u w:val="none"/>
        </w:rPr>
      </w:pPr>
      <w:r>
        <w:rPr>
          <w:rFonts w:ascii="Times" w:eastAsia="Times New Roman" w:hAnsi="Times" w:cs="Times New Roman"/>
          <w:sz w:val="20"/>
          <w:szCs w:val="20"/>
        </w:rPr>
        <w:t xml:space="preserve">All </w:t>
      </w:r>
      <w:r w:rsidR="00BC5E25" w:rsidRPr="00BC5E25">
        <w:rPr>
          <w:rFonts w:ascii="Times" w:eastAsia="Times New Roman" w:hAnsi="Times" w:cs="Times New Roman"/>
          <w:sz w:val="20"/>
          <w:szCs w:val="20"/>
        </w:rPr>
        <w:t>Identity Provider</w:t>
      </w:r>
      <w:r w:rsidR="00BC5E25">
        <w:rPr>
          <w:rFonts w:ascii="Times" w:eastAsia="Times New Roman" w:hAnsi="Times" w:cs="Times New Roman"/>
          <w:sz w:val="20"/>
          <w:szCs w:val="20"/>
        </w:rPr>
        <w:t xml:space="preserve">s </w:t>
      </w:r>
      <w:r>
        <w:rPr>
          <w:rFonts w:ascii="Times" w:eastAsia="Times New Roman" w:hAnsi="Times" w:cs="Times New Roman"/>
          <w:sz w:val="20"/>
          <w:szCs w:val="20"/>
        </w:rPr>
        <w:t xml:space="preserve">MUST support the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2.0 Attribute Exchange 1.0 protocol as defined in </w:t>
      </w:r>
      <w:hyperlink r:id="rId14" w:history="1">
        <w:r w:rsidRPr="00382337">
          <w:rPr>
            <w:rStyle w:val="Hyperlink"/>
            <w:rFonts w:ascii="Times" w:eastAsia="Times New Roman" w:hAnsi="Times" w:cs="Times New Roman"/>
            <w:sz w:val="20"/>
            <w:szCs w:val="20"/>
          </w:rPr>
          <w:t>http://openid.net/specs/openid-attribute-exchange-1_0.html</w:t>
        </w:r>
      </w:hyperlink>
    </w:p>
    <w:p w14:paraId="0A5567BF" w14:textId="77777777" w:rsidR="00B168F1" w:rsidRDefault="00B168F1" w:rsidP="00B168F1">
      <w:pPr>
        <w:pStyle w:val="ListParagraph"/>
        <w:ind w:left="2232"/>
        <w:rPr>
          <w:rFonts w:ascii="Times" w:eastAsia="Times New Roman" w:hAnsi="Times" w:cs="Times New Roman"/>
          <w:sz w:val="20"/>
          <w:szCs w:val="20"/>
        </w:rPr>
      </w:pPr>
    </w:p>
    <w:p w14:paraId="48E6AE7E" w14:textId="32AC35A2" w:rsidR="00356995" w:rsidRDefault="00BC5E25" w:rsidP="00C85600">
      <w:pPr>
        <w:pStyle w:val="ListParagraph"/>
        <w:numPr>
          <w:ilvl w:val="4"/>
          <w:numId w:val="3"/>
        </w:numPr>
        <w:rPr>
          <w:rFonts w:ascii="Times" w:eastAsia="Times New Roman" w:hAnsi="Times" w:cs="Times New Roman"/>
          <w:sz w:val="20"/>
          <w:szCs w:val="20"/>
        </w:rPr>
      </w:pPr>
      <w:r w:rsidRPr="00BC5E25">
        <w:rPr>
          <w:rFonts w:ascii="Times" w:eastAsia="Times New Roman" w:hAnsi="Times" w:cs="Times New Roman"/>
          <w:sz w:val="20"/>
          <w:szCs w:val="20"/>
        </w:rPr>
        <w:t>Identity Provider</w:t>
      </w:r>
      <w:r>
        <w:rPr>
          <w:rFonts w:ascii="Times" w:eastAsia="Times New Roman" w:hAnsi="Times" w:cs="Times New Roman"/>
          <w:sz w:val="20"/>
          <w:szCs w:val="20"/>
        </w:rPr>
        <w:t xml:space="preserve">s </w:t>
      </w:r>
      <w:r w:rsidR="00356995">
        <w:rPr>
          <w:rFonts w:ascii="Times" w:eastAsia="Times New Roman" w:hAnsi="Times" w:cs="Times New Roman"/>
          <w:sz w:val="20"/>
          <w:szCs w:val="20"/>
        </w:rPr>
        <w:t xml:space="preserve">MUST make </w:t>
      </w:r>
      <w:r w:rsidR="00316711">
        <w:rPr>
          <w:rFonts w:ascii="Times" w:eastAsia="Times New Roman" w:hAnsi="Times" w:cs="Times New Roman"/>
          <w:sz w:val="20"/>
          <w:szCs w:val="20"/>
        </w:rPr>
        <w:t xml:space="preserve">attributes </w:t>
      </w:r>
      <w:r w:rsidR="00356995">
        <w:rPr>
          <w:rFonts w:ascii="Times" w:eastAsia="Times New Roman" w:hAnsi="Times" w:cs="Times New Roman"/>
          <w:sz w:val="20"/>
          <w:szCs w:val="20"/>
        </w:rPr>
        <w:t xml:space="preserve">available using the following schema URLs from </w:t>
      </w:r>
      <w:r w:rsidR="007F43B6">
        <w:rPr>
          <w:rFonts w:ascii="Times" w:eastAsia="Times New Roman" w:hAnsi="Times" w:cs="Times New Roman"/>
          <w:sz w:val="20"/>
          <w:szCs w:val="20"/>
        </w:rPr>
        <w:t>axschema.org</w:t>
      </w:r>
      <w:r w:rsidR="00356995">
        <w:rPr>
          <w:rFonts w:ascii="Times" w:eastAsia="Times New Roman" w:hAnsi="Times" w:cs="Times New Roman"/>
          <w:sz w:val="20"/>
          <w:szCs w:val="20"/>
        </w:rPr>
        <w:t>:</w:t>
      </w:r>
    </w:p>
    <w:p w14:paraId="7854CB48" w14:textId="6B02519C" w:rsidR="007F43B6" w:rsidRPr="00B168F1" w:rsidRDefault="007F43B6" w:rsidP="00B168F1">
      <w:pPr>
        <w:pStyle w:val="ListParagraph"/>
        <w:numPr>
          <w:ilvl w:val="0"/>
          <w:numId w:val="11"/>
        </w:numPr>
        <w:rPr>
          <w:rFonts w:ascii="Times" w:eastAsia="Times New Roman" w:hAnsi="Times" w:cs="Times New Roman"/>
          <w:sz w:val="20"/>
          <w:szCs w:val="20"/>
        </w:rPr>
      </w:pPr>
      <w:r w:rsidRPr="00B168F1">
        <w:rPr>
          <w:rFonts w:ascii="Times" w:eastAsia="Times New Roman" w:hAnsi="Times" w:cs="Times New Roman"/>
          <w:sz w:val="20"/>
          <w:szCs w:val="20"/>
        </w:rPr>
        <w:t xml:space="preserve">Base URL: </w:t>
      </w:r>
      <w:hyperlink r:id="rId15" w:history="1">
        <w:r w:rsidR="00A545F6" w:rsidRPr="00354CB9">
          <w:rPr>
            <w:rStyle w:val="Hyperlink"/>
            <w:rFonts w:ascii="Times" w:eastAsia="Times New Roman" w:hAnsi="Times" w:cs="Times New Roman"/>
            <w:sz w:val="20"/>
            <w:szCs w:val="20"/>
          </w:rPr>
          <w:t>http://axschema.org/</w:t>
        </w:r>
      </w:hyperlink>
      <w:r w:rsidR="00A545F6">
        <w:rPr>
          <w:rFonts w:ascii="Times" w:eastAsia="Times New Roman" w:hAnsi="Times" w:cs="Times New Roman"/>
          <w:sz w:val="20"/>
          <w:szCs w:val="20"/>
        </w:rPr>
        <w:t xml:space="preserve"> </w:t>
      </w:r>
    </w:p>
    <w:p w14:paraId="73CC720B" w14:textId="427D48B5" w:rsidR="00356995" w:rsidRPr="00B168F1" w:rsidRDefault="007F43B6" w:rsidP="00B168F1">
      <w:pPr>
        <w:pStyle w:val="ListParagraph"/>
        <w:numPr>
          <w:ilvl w:val="0"/>
          <w:numId w:val="11"/>
        </w:numPr>
        <w:rPr>
          <w:rFonts w:ascii="Times" w:eastAsia="Times New Roman" w:hAnsi="Times" w:cs="Times New Roman"/>
          <w:sz w:val="20"/>
          <w:szCs w:val="20"/>
        </w:rPr>
      </w:pPr>
      <w:r w:rsidRPr="00B168F1">
        <w:rPr>
          <w:rFonts w:ascii="Times" w:eastAsia="Times New Roman" w:hAnsi="Times" w:cs="Times New Roman"/>
          <w:sz w:val="20"/>
          <w:szCs w:val="20"/>
        </w:rPr>
        <w:t xml:space="preserve">Preferred username: </w:t>
      </w:r>
      <w:hyperlink r:id="rId16" w:history="1">
        <w:r w:rsidRPr="00B168F1">
          <w:rPr>
            <w:rStyle w:val="Hyperlink"/>
            <w:rFonts w:ascii="Times" w:eastAsia="Times New Roman" w:hAnsi="Times" w:cs="Times New Roman"/>
            <w:sz w:val="20"/>
            <w:szCs w:val="20"/>
          </w:rPr>
          <w:t>http://axschema.org/namePerson/friendly</w:t>
        </w:r>
      </w:hyperlink>
    </w:p>
    <w:p w14:paraId="2C2E481B" w14:textId="6D23FDEC" w:rsidR="007F43B6" w:rsidRPr="00B168F1" w:rsidRDefault="007F43B6" w:rsidP="00B168F1">
      <w:pPr>
        <w:pStyle w:val="ListParagraph"/>
        <w:numPr>
          <w:ilvl w:val="0"/>
          <w:numId w:val="11"/>
        </w:numPr>
        <w:rPr>
          <w:rFonts w:ascii="Times" w:eastAsia="Times New Roman" w:hAnsi="Times" w:cs="Times New Roman"/>
          <w:sz w:val="20"/>
          <w:szCs w:val="20"/>
        </w:rPr>
      </w:pPr>
      <w:r w:rsidRPr="00B168F1">
        <w:rPr>
          <w:rFonts w:ascii="Times" w:eastAsia="Times New Roman" w:hAnsi="Times" w:cs="Times New Roman"/>
          <w:sz w:val="20"/>
          <w:szCs w:val="20"/>
        </w:rPr>
        <w:t xml:space="preserve">First name: </w:t>
      </w:r>
      <w:hyperlink r:id="rId17" w:history="1">
        <w:r w:rsidRPr="00B168F1">
          <w:rPr>
            <w:rStyle w:val="Hyperlink"/>
            <w:rFonts w:ascii="Times" w:eastAsia="Times New Roman" w:hAnsi="Times" w:cs="Times New Roman"/>
            <w:sz w:val="20"/>
            <w:szCs w:val="20"/>
          </w:rPr>
          <w:t>http://axschema.org/namePerson/first</w:t>
        </w:r>
      </w:hyperlink>
    </w:p>
    <w:p w14:paraId="066A466A" w14:textId="662B4BAC" w:rsidR="007F43B6" w:rsidRPr="00B168F1" w:rsidRDefault="007F43B6" w:rsidP="00B168F1">
      <w:pPr>
        <w:pStyle w:val="ListParagraph"/>
        <w:numPr>
          <w:ilvl w:val="0"/>
          <w:numId w:val="11"/>
        </w:numPr>
        <w:rPr>
          <w:rFonts w:ascii="Times" w:eastAsia="Times New Roman" w:hAnsi="Times" w:cs="Times New Roman"/>
          <w:sz w:val="20"/>
          <w:szCs w:val="20"/>
        </w:rPr>
      </w:pPr>
      <w:r w:rsidRPr="00B168F1">
        <w:rPr>
          <w:rFonts w:ascii="Times" w:eastAsia="Times New Roman" w:hAnsi="Times" w:cs="Times New Roman"/>
          <w:sz w:val="20"/>
          <w:szCs w:val="20"/>
        </w:rPr>
        <w:t xml:space="preserve">Last name: </w:t>
      </w:r>
      <w:hyperlink r:id="rId18" w:history="1">
        <w:r w:rsidRPr="00B168F1">
          <w:rPr>
            <w:rStyle w:val="Hyperlink"/>
            <w:rFonts w:ascii="Times" w:eastAsia="Times New Roman" w:hAnsi="Times" w:cs="Times New Roman"/>
            <w:sz w:val="20"/>
            <w:szCs w:val="20"/>
          </w:rPr>
          <w:t>http://axschema.org/namePerson/last</w:t>
        </w:r>
      </w:hyperlink>
    </w:p>
    <w:p w14:paraId="0D84251F" w14:textId="26C12AE8" w:rsidR="007F43B6" w:rsidRPr="00B168F1" w:rsidRDefault="007F43B6" w:rsidP="00B168F1">
      <w:pPr>
        <w:pStyle w:val="ListParagraph"/>
        <w:numPr>
          <w:ilvl w:val="0"/>
          <w:numId w:val="11"/>
        </w:numPr>
        <w:rPr>
          <w:rFonts w:ascii="Times" w:eastAsia="Times New Roman" w:hAnsi="Times" w:cs="Times New Roman"/>
          <w:sz w:val="20"/>
          <w:szCs w:val="20"/>
        </w:rPr>
      </w:pPr>
      <w:r w:rsidRPr="00B168F1">
        <w:rPr>
          <w:rFonts w:ascii="Times" w:eastAsia="Times New Roman" w:hAnsi="Times" w:cs="Times New Roman"/>
          <w:sz w:val="20"/>
          <w:szCs w:val="20"/>
        </w:rPr>
        <w:t xml:space="preserve">Full display name: </w:t>
      </w:r>
      <w:hyperlink r:id="rId19" w:history="1">
        <w:r w:rsidRPr="00B168F1">
          <w:rPr>
            <w:rStyle w:val="Hyperlink"/>
            <w:rFonts w:ascii="Times" w:eastAsia="Times New Roman" w:hAnsi="Times" w:cs="Times New Roman"/>
            <w:sz w:val="20"/>
            <w:szCs w:val="20"/>
          </w:rPr>
          <w:t>http://axschema.org/namePerson</w:t>
        </w:r>
      </w:hyperlink>
    </w:p>
    <w:p w14:paraId="205540BD" w14:textId="26EC209F" w:rsidR="00B33EFD" w:rsidRPr="00B168F1" w:rsidRDefault="00B33EFD" w:rsidP="00B168F1">
      <w:pPr>
        <w:pStyle w:val="ListParagraph"/>
        <w:numPr>
          <w:ilvl w:val="0"/>
          <w:numId w:val="11"/>
        </w:numPr>
        <w:rPr>
          <w:rFonts w:ascii="Times" w:eastAsia="Times New Roman" w:hAnsi="Times" w:cs="Times New Roman"/>
          <w:sz w:val="20"/>
          <w:szCs w:val="20"/>
        </w:rPr>
      </w:pPr>
      <w:r w:rsidRPr="00B168F1">
        <w:rPr>
          <w:rFonts w:ascii="Times" w:eastAsia="Times New Roman" w:hAnsi="Times" w:cs="Times New Roman"/>
          <w:sz w:val="20"/>
          <w:szCs w:val="20"/>
        </w:rPr>
        <w:t xml:space="preserve">Business email address: </w:t>
      </w:r>
      <w:hyperlink r:id="rId20" w:history="1">
        <w:r w:rsidR="00A545F6" w:rsidRPr="00354CB9">
          <w:rPr>
            <w:rStyle w:val="Hyperlink"/>
            <w:rFonts w:ascii="Times" w:eastAsia="Times New Roman" w:hAnsi="Times" w:cs="Times New Roman"/>
            <w:sz w:val="20"/>
            <w:szCs w:val="20"/>
          </w:rPr>
          <w:t>http://axschema.org/contact/email</w:t>
        </w:r>
      </w:hyperlink>
      <w:r w:rsidR="00A545F6">
        <w:rPr>
          <w:rFonts w:ascii="Times" w:eastAsia="Times New Roman" w:hAnsi="Times" w:cs="Times New Roman"/>
          <w:sz w:val="20"/>
          <w:szCs w:val="20"/>
        </w:rPr>
        <w:t xml:space="preserve"> </w:t>
      </w:r>
    </w:p>
    <w:p w14:paraId="4D24C04A" w14:textId="0353C44E" w:rsidR="007F43B6" w:rsidRDefault="00B33EFD" w:rsidP="00B168F1">
      <w:pPr>
        <w:pStyle w:val="ListParagraph"/>
        <w:numPr>
          <w:ilvl w:val="0"/>
          <w:numId w:val="11"/>
        </w:numPr>
        <w:rPr>
          <w:rFonts w:ascii="Times" w:eastAsia="Times New Roman" w:hAnsi="Times" w:cs="Times New Roman"/>
          <w:sz w:val="20"/>
          <w:szCs w:val="20"/>
        </w:rPr>
      </w:pPr>
      <w:r w:rsidRPr="00B168F1">
        <w:rPr>
          <w:rFonts w:ascii="Times" w:eastAsia="Times New Roman" w:hAnsi="Times" w:cs="Times New Roman"/>
          <w:sz w:val="20"/>
          <w:szCs w:val="20"/>
        </w:rPr>
        <w:t xml:space="preserve">Business phone: </w:t>
      </w:r>
      <w:hyperlink r:id="rId21" w:history="1">
        <w:r w:rsidR="00A545F6" w:rsidRPr="00354CB9">
          <w:rPr>
            <w:rStyle w:val="Hyperlink"/>
            <w:rFonts w:ascii="Times" w:eastAsia="Times New Roman" w:hAnsi="Times" w:cs="Times New Roman"/>
            <w:sz w:val="20"/>
            <w:szCs w:val="20"/>
          </w:rPr>
          <w:t>http://axschema.org/contact/phone/business</w:t>
        </w:r>
      </w:hyperlink>
      <w:r w:rsidR="00A545F6">
        <w:rPr>
          <w:rFonts w:ascii="Times" w:eastAsia="Times New Roman" w:hAnsi="Times" w:cs="Times New Roman"/>
          <w:sz w:val="20"/>
          <w:szCs w:val="20"/>
        </w:rPr>
        <w:t xml:space="preserve"> </w:t>
      </w:r>
    </w:p>
    <w:p w14:paraId="24E2FA18" w14:textId="77777777" w:rsidR="004D05C6" w:rsidRPr="00B168F1" w:rsidRDefault="004D05C6" w:rsidP="004D05C6">
      <w:pPr>
        <w:pStyle w:val="ListParagraph"/>
        <w:ind w:left="2520"/>
        <w:rPr>
          <w:rFonts w:ascii="Times" w:eastAsia="Times New Roman" w:hAnsi="Times" w:cs="Times New Roman"/>
          <w:sz w:val="20"/>
          <w:szCs w:val="20"/>
        </w:rPr>
      </w:pPr>
    </w:p>
    <w:p w14:paraId="77A387CC" w14:textId="2C0917C3" w:rsidR="005B31D1" w:rsidRDefault="005B31D1" w:rsidP="005B31D1">
      <w:pPr>
        <w:pStyle w:val="ListParagraph"/>
        <w:numPr>
          <w:ilvl w:val="2"/>
          <w:numId w:val="3"/>
        </w:numPr>
        <w:rPr>
          <w:rFonts w:ascii="Times" w:eastAsia="Times New Roman" w:hAnsi="Times" w:cs="Times New Roman"/>
          <w:sz w:val="20"/>
          <w:szCs w:val="20"/>
        </w:rPr>
      </w:pP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Connect</w:t>
      </w:r>
    </w:p>
    <w:p w14:paraId="32A136D9" w14:textId="77777777" w:rsidR="004D05C6" w:rsidRDefault="004D05C6" w:rsidP="004D05C6">
      <w:pPr>
        <w:pStyle w:val="ListParagraph"/>
        <w:ind w:left="1224"/>
        <w:rPr>
          <w:rFonts w:ascii="Times" w:eastAsia="Times New Roman" w:hAnsi="Times" w:cs="Times New Roman"/>
          <w:sz w:val="20"/>
          <w:szCs w:val="20"/>
        </w:rPr>
      </w:pPr>
    </w:p>
    <w:p w14:paraId="022FB1A4" w14:textId="7D148551" w:rsidR="00B20738" w:rsidRDefault="00B20738" w:rsidP="00C85600">
      <w:pPr>
        <w:pStyle w:val="ListParagraph"/>
        <w:numPr>
          <w:ilvl w:val="3"/>
          <w:numId w:val="3"/>
        </w:numPr>
        <w:rPr>
          <w:rFonts w:ascii="Times" w:eastAsia="Times New Roman" w:hAnsi="Times" w:cs="Times New Roman"/>
          <w:sz w:val="20"/>
          <w:szCs w:val="20"/>
        </w:rPr>
      </w:pPr>
      <w:r>
        <w:rPr>
          <w:rFonts w:ascii="Times" w:eastAsia="Times New Roman" w:hAnsi="Times" w:cs="Times New Roman"/>
          <w:sz w:val="20"/>
          <w:szCs w:val="20"/>
        </w:rPr>
        <w:t>Protocol Version</w:t>
      </w:r>
    </w:p>
    <w:p w14:paraId="6DC1EB49" w14:textId="77777777" w:rsidR="004D05C6" w:rsidRDefault="004D05C6" w:rsidP="004D05C6">
      <w:pPr>
        <w:pStyle w:val="ListParagraph"/>
        <w:ind w:left="1728"/>
        <w:rPr>
          <w:rFonts w:ascii="Times" w:eastAsia="Times New Roman" w:hAnsi="Times" w:cs="Times New Roman"/>
          <w:sz w:val="20"/>
          <w:szCs w:val="20"/>
        </w:rPr>
      </w:pPr>
    </w:p>
    <w:p w14:paraId="094C65A8" w14:textId="77777777" w:rsidR="00DE554C" w:rsidRDefault="00DE554C" w:rsidP="00C85600">
      <w:pPr>
        <w:pStyle w:val="ListParagraph"/>
        <w:numPr>
          <w:ilvl w:val="4"/>
          <w:numId w:val="3"/>
        </w:numPr>
        <w:rPr>
          <w:rFonts w:ascii="Times" w:eastAsia="Times New Roman" w:hAnsi="Times" w:cs="Times New Roman"/>
          <w:sz w:val="20"/>
          <w:szCs w:val="20"/>
        </w:rPr>
      </w:pP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Connect Final Standard</w:t>
      </w:r>
    </w:p>
    <w:p w14:paraId="7ABE9985" w14:textId="41BB4FF3" w:rsidR="00B20738" w:rsidRDefault="00B20738" w:rsidP="00C85600">
      <w:pPr>
        <w:ind w:left="1440"/>
        <w:rPr>
          <w:rStyle w:val="Hyperlink"/>
          <w:rFonts w:ascii="Times" w:eastAsia="Times New Roman" w:hAnsi="Times" w:cs="Times New Roman"/>
          <w:sz w:val="20"/>
          <w:szCs w:val="20"/>
        </w:rPr>
      </w:pPr>
      <w:r w:rsidRPr="00C85600">
        <w:rPr>
          <w:rFonts w:ascii="Times" w:eastAsia="Times New Roman" w:hAnsi="Times" w:cs="Times New Roman"/>
          <w:sz w:val="20"/>
          <w:szCs w:val="20"/>
        </w:rPr>
        <w:t xml:space="preserve">All </w:t>
      </w:r>
      <w:r w:rsidR="00BC5E25" w:rsidRPr="00BC5E25">
        <w:rPr>
          <w:rFonts w:ascii="Times" w:eastAsia="Times New Roman" w:hAnsi="Times" w:cs="Times New Roman"/>
          <w:sz w:val="20"/>
          <w:szCs w:val="20"/>
        </w:rPr>
        <w:t>Identity Provider</w:t>
      </w:r>
      <w:r w:rsidR="00BC5E25">
        <w:rPr>
          <w:rFonts w:ascii="Times" w:eastAsia="Times New Roman" w:hAnsi="Times" w:cs="Times New Roman"/>
          <w:sz w:val="20"/>
          <w:szCs w:val="20"/>
        </w:rPr>
        <w:t xml:space="preserve">s </w:t>
      </w:r>
      <w:r w:rsidRPr="00C85600">
        <w:rPr>
          <w:rFonts w:ascii="Times" w:eastAsia="Times New Roman" w:hAnsi="Times" w:cs="Times New Roman"/>
          <w:sz w:val="20"/>
          <w:szCs w:val="20"/>
        </w:rPr>
        <w:t xml:space="preserve">and </w:t>
      </w:r>
      <w:r w:rsidR="00BC5E25">
        <w:rPr>
          <w:rFonts w:ascii="Times" w:eastAsia="Times New Roman" w:hAnsi="Times" w:cs="Times New Roman"/>
          <w:sz w:val="20"/>
          <w:szCs w:val="20"/>
        </w:rPr>
        <w:t>Relying Part</w:t>
      </w:r>
      <w:r w:rsidR="002C13F4">
        <w:rPr>
          <w:rFonts w:ascii="Times" w:eastAsia="Times New Roman" w:hAnsi="Times" w:cs="Times New Roman"/>
          <w:sz w:val="20"/>
          <w:szCs w:val="20"/>
        </w:rPr>
        <w:t>ies</w:t>
      </w:r>
      <w:r w:rsidRPr="00C85600">
        <w:rPr>
          <w:rFonts w:ascii="Times" w:eastAsia="Times New Roman" w:hAnsi="Times" w:cs="Times New Roman"/>
          <w:sz w:val="20"/>
          <w:szCs w:val="20"/>
        </w:rPr>
        <w:t xml:space="preserve"> MUST support the </w:t>
      </w:r>
      <w:proofErr w:type="spellStart"/>
      <w:r w:rsidRPr="00C85600">
        <w:rPr>
          <w:rFonts w:ascii="Times" w:eastAsia="Times New Roman" w:hAnsi="Times" w:cs="Times New Roman"/>
          <w:sz w:val="20"/>
          <w:szCs w:val="20"/>
        </w:rPr>
        <w:t>OpenID</w:t>
      </w:r>
      <w:proofErr w:type="spellEnd"/>
      <w:r w:rsidRPr="00C85600">
        <w:rPr>
          <w:rFonts w:ascii="Times" w:eastAsia="Times New Roman" w:hAnsi="Times" w:cs="Times New Roman"/>
          <w:sz w:val="20"/>
          <w:szCs w:val="20"/>
        </w:rPr>
        <w:t xml:space="preserve"> Connect final standard as defined by </w:t>
      </w:r>
      <w:r w:rsidRPr="00FE31B9">
        <w:rPr>
          <w:rFonts w:ascii="Times" w:eastAsia="Times New Roman" w:hAnsi="Times" w:cs="Times New Roman"/>
          <w:sz w:val="20"/>
          <w:szCs w:val="20"/>
        </w:rPr>
        <w:t>http://openid.net/connect</w:t>
      </w:r>
    </w:p>
    <w:p w14:paraId="2424F72F" w14:textId="77777777" w:rsidR="00F5787B" w:rsidRDefault="00F5787B" w:rsidP="00C85600">
      <w:pPr>
        <w:ind w:left="1440"/>
        <w:rPr>
          <w:rStyle w:val="Hyperlink"/>
          <w:rFonts w:ascii="Times" w:eastAsia="Times New Roman" w:hAnsi="Times" w:cs="Times New Roman"/>
          <w:sz w:val="20"/>
          <w:szCs w:val="20"/>
        </w:rPr>
      </w:pPr>
    </w:p>
    <w:p w14:paraId="39CE6AAA" w14:textId="27FF9ABD" w:rsidR="00C737B0" w:rsidRPr="004D05C6" w:rsidRDefault="00F5787B" w:rsidP="004D05C6">
      <w:pPr>
        <w:pStyle w:val="ListParagraph"/>
        <w:numPr>
          <w:ilvl w:val="3"/>
          <w:numId w:val="3"/>
        </w:numPr>
        <w:rPr>
          <w:rFonts w:ascii="Times" w:eastAsia="Times New Roman" w:hAnsi="Times" w:cs="Times New Roman"/>
          <w:sz w:val="20"/>
          <w:szCs w:val="20"/>
        </w:rPr>
      </w:pPr>
      <w:r w:rsidRPr="00F5787B">
        <w:rPr>
          <w:rFonts w:ascii="Times" w:eastAsia="Times New Roman" w:hAnsi="Times" w:cs="Times New Roman"/>
          <w:sz w:val="20"/>
          <w:szCs w:val="20"/>
        </w:rPr>
        <w:t xml:space="preserve">The MITRE </w:t>
      </w:r>
      <w:proofErr w:type="spellStart"/>
      <w:r w:rsidRPr="00F5787B">
        <w:rPr>
          <w:rFonts w:ascii="Times" w:eastAsia="Times New Roman" w:hAnsi="Times" w:cs="Times New Roman"/>
          <w:sz w:val="20"/>
          <w:szCs w:val="20"/>
        </w:rPr>
        <w:t>OpenID</w:t>
      </w:r>
      <w:proofErr w:type="spellEnd"/>
      <w:r w:rsidRPr="00F5787B">
        <w:rPr>
          <w:rFonts w:ascii="Times" w:eastAsia="Times New Roman" w:hAnsi="Times" w:cs="Times New Roman"/>
          <w:sz w:val="20"/>
          <w:szCs w:val="20"/>
        </w:rPr>
        <w:t xml:space="preserve"> Connect server support</w:t>
      </w:r>
      <w:r>
        <w:rPr>
          <w:rFonts w:ascii="Times" w:eastAsia="Times New Roman" w:hAnsi="Times" w:cs="Times New Roman"/>
          <w:sz w:val="20"/>
          <w:szCs w:val="20"/>
        </w:rPr>
        <w:t>s</w:t>
      </w:r>
      <w:r w:rsidRPr="00F5787B">
        <w:rPr>
          <w:rFonts w:ascii="Times" w:eastAsia="Times New Roman" w:hAnsi="Times" w:cs="Times New Roman"/>
          <w:sz w:val="20"/>
          <w:szCs w:val="20"/>
        </w:rPr>
        <w:t xml:space="preserve"> the final version of the </w:t>
      </w:r>
      <w:proofErr w:type="spellStart"/>
      <w:r w:rsidRPr="00F5787B">
        <w:rPr>
          <w:rFonts w:ascii="Times" w:eastAsia="Times New Roman" w:hAnsi="Times" w:cs="Times New Roman"/>
          <w:sz w:val="20"/>
          <w:szCs w:val="20"/>
        </w:rPr>
        <w:t>OpenID</w:t>
      </w:r>
      <w:proofErr w:type="spellEnd"/>
      <w:r w:rsidRPr="00F5787B">
        <w:rPr>
          <w:rFonts w:ascii="Times" w:eastAsia="Times New Roman" w:hAnsi="Times" w:cs="Times New Roman"/>
          <w:sz w:val="20"/>
          <w:szCs w:val="20"/>
        </w:rPr>
        <w:t xml:space="preserve"> Connect protocol </w:t>
      </w:r>
      <w:r w:rsidR="002C13F4" w:rsidRPr="00C85600">
        <w:rPr>
          <w:rFonts w:ascii="Times" w:eastAsia="Times New Roman" w:hAnsi="Times" w:cs="Times New Roman"/>
          <w:sz w:val="20"/>
          <w:szCs w:val="20"/>
        </w:rPr>
        <w:t xml:space="preserve">as defined by </w:t>
      </w:r>
      <w:hyperlink r:id="rId22" w:history="1">
        <w:r w:rsidR="002C13F4" w:rsidRPr="002C13F4">
          <w:rPr>
            <w:rStyle w:val="Hyperlink"/>
            <w:rFonts w:ascii="Times" w:eastAsia="Times New Roman" w:hAnsi="Times" w:cs="Times New Roman"/>
            <w:sz w:val="20"/>
            <w:szCs w:val="20"/>
          </w:rPr>
          <w:t>http://openid.net/connect</w:t>
        </w:r>
      </w:hyperlink>
      <w:r w:rsidR="002C13F4" w:rsidRPr="002C13F4">
        <w:rPr>
          <w:rFonts w:ascii="Times" w:eastAsia="Times New Roman" w:hAnsi="Times" w:cs="Times New Roman"/>
          <w:sz w:val="20"/>
          <w:szCs w:val="20"/>
        </w:rPr>
        <w:t xml:space="preserve"> </w:t>
      </w:r>
      <w:r w:rsidR="004D05C6">
        <w:rPr>
          <w:rFonts w:ascii="Times" w:eastAsia="Times New Roman" w:hAnsi="Times" w:cs="Times New Roman"/>
          <w:sz w:val="20"/>
          <w:szCs w:val="20"/>
        </w:rPr>
        <w:t>Protocol Profile</w:t>
      </w:r>
    </w:p>
    <w:p w14:paraId="0DE28844" w14:textId="3EDEC4E3" w:rsidR="00EA79B7" w:rsidRPr="00EA79B7" w:rsidRDefault="00EA79B7" w:rsidP="00EA79B7">
      <w:pPr>
        <w:ind w:left="1440"/>
        <w:rPr>
          <w:rFonts w:ascii="Times" w:eastAsia="Times New Roman" w:hAnsi="Times" w:cs="Times New Roman"/>
          <w:sz w:val="20"/>
          <w:szCs w:val="20"/>
        </w:rPr>
      </w:pPr>
      <w:r w:rsidRPr="00EA79B7">
        <w:rPr>
          <w:rFonts w:ascii="Times" w:eastAsia="Times New Roman" w:hAnsi="Times" w:cs="Times New Roman"/>
          <w:sz w:val="20"/>
          <w:szCs w:val="20"/>
        </w:rPr>
        <w:t xml:space="preserve">The MITRE </w:t>
      </w:r>
      <w:proofErr w:type="spellStart"/>
      <w:r w:rsidRPr="00EA79B7">
        <w:rPr>
          <w:rFonts w:ascii="Times" w:eastAsia="Times New Roman" w:hAnsi="Times" w:cs="Times New Roman"/>
          <w:sz w:val="20"/>
          <w:szCs w:val="20"/>
        </w:rPr>
        <w:t>OpenID</w:t>
      </w:r>
      <w:proofErr w:type="spellEnd"/>
      <w:r w:rsidRPr="00EA79B7">
        <w:rPr>
          <w:rFonts w:ascii="Times" w:eastAsia="Times New Roman" w:hAnsi="Times" w:cs="Times New Roman"/>
          <w:sz w:val="20"/>
          <w:szCs w:val="20"/>
        </w:rPr>
        <w:t xml:space="preserve"> Connect server will support the following flows and options</w:t>
      </w:r>
    </w:p>
    <w:p w14:paraId="46924F07" w14:textId="1007E62C" w:rsidR="00EA79B7" w:rsidRPr="00BC7BE6" w:rsidRDefault="00EA79B7" w:rsidP="00BC7BE6">
      <w:pPr>
        <w:pStyle w:val="ListParagraph"/>
        <w:numPr>
          <w:ilvl w:val="0"/>
          <w:numId w:val="13"/>
        </w:numPr>
        <w:rPr>
          <w:rFonts w:ascii="Times" w:eastAsia="Times New Roman" w:hAnsi="Times" w:cs="Times New Roman"/>
          <w:sz w:val="20"/>
          <w:szCs w:val="20"/>
        </w:rPr>
      </w:pPr>
      <w:r w:rsidRPr="004D05C6">
        <w:rPr>
          <w:rFonts w:ascii="Times" w:eastAsia="Times New Roman" w:hAnsi="Times" w:cs="Times New Roman"/>
          <w:sz w:val="20"/>
          <w:szCs w:val="20"/>
        </w:rPr>
        <w:t>Basic client profile (code flow) as defined by </w:t>
      </w:r>
      <w:hyperlink r:id="rId23" w:history="1">
        <w:r w:rsidR="00BC7BE6" w:rsidRPr="00354CB9">
          <w:rPr>
            <w:rStyle w:val="Hyperlink"/>
            <w:rFonts w:ascii="Times" w:eastAsia="Times New Roman" w:hAnsi="Times" w:cs="Times New Roman"/>
            <w:sz w:val="20"/>
            <w:szCs w:val="20"/>
          </w:rPr>
          <w:t>http://openid.net/specs/openid-connect-basic-1_0.html</w:t>
        </w:r>
      </w:hyperlink>
      <w:r w:rsidR="00BC7BE6">
        <w:rPr>
          <w:rFonts w:ascii="Times" w:eastAsia="Times New Roman" w:hAnsi="Times" w:cs="Times New Roman"/>
          <w:sz w:val="20"/>
          <w:szCs w:val="20"/>
        </w:rPr>
        <w:t xml:space="preserve"> </w:t>
      </w:r>
      <w:r w:rsidRPr="00BC7BE6">
        <w:rPr>
          <w:rFonts w:ascii="Times" w:eastAsia="Times New Roman" w:hAnsi="Times" w:cs="Times New Roman"/>
          <w:sz w:val="20"/>
          <w:szCs w:val="20"/>
        </w:rPr>
        <w:t>including:</w:t>
      </w:r>
    </w:p>
    <w:p w14:paraId="75EE8D77" w14:textId="6EBD17B3" w:rsidR="00EA79B7" w:rsidRPr="004D05C6" w:rsidRDefault="00EA79B7" w:rsidP="00DC111A">
      <w:pPr>
        <w:pStyle w:val="ListParagraph"/>
        <w:numPr>
          <w:ilvl w:val="1"/>
          <w:numId w:val="13"/>
        </w:numPr>
        <w:rPr>
          <w:rFonts w:ascii="Times" w:eastAsia="Times New Roman" w:hAnsi="Times" w:cs="Times New Roman"/>
          <w:sz w:val="20"/>
          <w:szCs w:val="20"/>
        </w:rPr>
      </w:pPr>
      <w:r w:rsidRPr="004D05C6">
        <w:rPr>
          <w:rFonts w:ascii="Times" w:eastAsia="Times New Roman" w:hAnsi="Times" w:cs="Times New Roman"/>
          <w:sz w:val="20"/>
          <w:szCs w:val="20"/>
        </w:rPr>
        <w:t>Authorization Code flow</w:t>
      </w:r>
    </w:p>
    <w:p w14:paraId="5BB60AD6" w14:textId="10256866" w:rsidR="00EA79B7" w:rsidRPr="004D05C6" w:rsidRDefault="00EA79B7" w:rsidP="00DC111A">
      <w:pPr>
        <w:pStyle w:val="ListParagraph"/>
        <w:numPr>
          <w:ilvl w:val="1"/>
          <w:numId w:val="13"/>
        </w:numPr>
        <w:rPr>
          <w:rFonts w:ascii="Times" w:eastAsia="Times New Roman" w:hAnsi="Times" w:cs="Times New Roman"/>
          <w:sz w:val="20"/>
          <w:szCs w:val="20"/>
        </w:rPr>
      </w:pPr>
      <w:proofErr w:type="spellStart"/>
      <w:r w:rsidRPr="004D05C6">
        <w:rPr>
          <w:rFonts w:ascii="Times" w:eastAsia="Times New Roman" w:hAnsi="Times" w:cs="Times New Roman"/>
          <w:sz w:val="20"/>
          <w:szCs w:val="20"/>
        </w:rPr>
        <w:t>UserInfo</w:t>
      </w:r>
      <w:proofErr w:type="spellEnd"/>
      <w:r w:rsidRPr="004D05C6">
        <w:rPr>
          <w:rFonts w:ascii="Times" w:eastAsia="Times New Roman" w:hAnsi="Times" w:cs="Times New Roman"/>
          <w:sz w:val="20"/>
          <w:szCs w:val="20"/>
        </w:rPr>
        <w:t xml:space="preserve"> Endpoint with "</w:t>
      </w:r>
      <w:proofErr w:type="spellStart"/>
      <w:r w:rsidRPr="004D05C6">
        <w:rPr>
          <w:rFonts w:ascii="Times" w:eastAsia="Times New Roman" w:hAnsi="Times" w:cs="Times New Roman"/>
          <w:sz w:val="20"/>
          <w:szCs w:val="20"/>
        </w:rPr>
        <w:t>openid</w:t>
      </w:r>
      <w:proofErr w:type="spellEnd"/>
      <w:r w:rsidRPr="004D05C6">
        <w:rPr>
          <w:rFonts w:ascii="Times" w:eastAsia="Times New Roman" w:hAnsi="Times" w:cs="Times New Roman"/>
          <w:sz w:val="20"/>
          <w:szCs w:val="20"/>
        </w:rPr>
        <w:t>" schema</w:t>
      </w:r>
    </w:p>
    <w:p w14:paraId="71CA9047" w14:textId="120492FF" w:rsidR="00EA79B7" w:rsidRPr="004D05C6" w:rsidRDefault="00EA79B7" w:rsidP="00DC111A">
      <w:pPr>
        <w:pStyle w:val="ListParagraph"/>
        <w:numPr>
          <w:ilvl w:val="1"/>
          <w:numId w:val="13"/>
        </w:numPr>
        <w:rPr>
          <w:rFonts w:ascii="Times" w:eastAsia="Times New Roman" w:hAnsi="Times" w:cs="Times New Roman"/>
          <w:sz w:val="20"/>
          <w:szCs w:val="20"/>
        </w:rPr>
      </w:pPr>
      <w:r w:rsidRPr="004D05C6">
        <w:rPr>
          <w:rFonts w:ascii="Times" w:eastAsia="Times New Roman" w:hAnsi="Times" w:cs="Times New Roman"/>
          <w:sz w:val="20"/>
          <w:szCs w:val="20"/>
        </w:rPr>
        <w:t xml:space="preserve">Asymmetrically signed </w:t>
      </w:r>
      <w:proofErr w:type="spellStart"/>
      <w:r w:rsidRPr="004D05C6">
        <w:rPr>
          <w:rFonts w:ascii="Times" w:eastAsia="Times New Roman" w:hAnsi="Times" w:cs="Times New Roman"/>
          <w:sz w:val="20"/>
          <w:szCs w:val="20"/>
        </w:rPr>
        <w:t>id_token</w:t>
      </w:r>
      <w:proofErr w:type="spellEnd"/>
      <w:r w:rsidRPr="004D05C6">
        <w:rPr>
          <w:rFonts w:ascii="Times" w:eastAsia="Times New Roman" w:hAnsi="Times" w:cs="Times New Roman"/>
          <w:sz w:val="20"/>
          <w:szCs w:val="20"/>
        </w:rPr>
        <w:t xml:space="preserve"> (with RSA)</w:t>
      </w:r>
    </w:p>
    <w:p w14:paraId="030DDA26" w14:textId="09AE1A84" w:rsidR="00EA79B7" w:rsidRPr="001D495C" w:rsidRDefault="00EA79B7" w:rsidP="001D495C">
      <w:pPr>
        <w:pStyle w:val="ListParagraph"/>
        <w:numPr>
          <w:ilvl w:val="0"/>
          <w:numId w:val="13"/>
        </w:numPr>
        <w:rPr>
          <w:rFonts w:ascii="Times" w:eastAsia="Times New Roman" w:hAnsi="Times" w:cs="Times New Roman"/>
          <w:sz w:val="20"/>
          <w:szCs w:val="20"/>
        </w:rPr>
      </w:pPr>
      <w:r w:rsidRPr="001D495C">
        <w:rPr>
          <w:rFonts w:ascii="Times" w:eastAsia="Times New Roman" w:hAnsi="Times" w:cs="Times New Roman"/>
          <w:sz w:val="20"/>
          <w:szCs w:val="20"/>
        </w:rPr>
        <w:t xml:space="preserve">Additionally, the MITRE server supports the following optional components of </w:t>
      </w:r>
      <w:proofErr w:type="spellStart"/>
      <w:r w:rsidRPr="001D495C">
        <w:rPr>
          <w:rFonts w:ascii="Times" w:eastAsia="Times New Roman" w:hAnsi="Times" w:cs="Times New Roman"/>
          <w:sz w:val="20"/>
          <w:szCs w:val="20"/>
        </w:rPr>
        <w:t>OpenID</w:t>
      </w:r>
      <w:proofErr w:type="spellEnd"/>
      <w:r w:rsidRPr="001D495C">
        <w:rPr>
          <w:rFonts w:ascii="Times" w:eastAsia="Times New Roman" w:hAnsi="Times" w:cs="Times New Roman"/>
          <w:sz w:val="20"/>
          <w:szCs w:val="20"/>
        </w:rPr>
        <w:t xml:space="preserve"> Connect</w:t>
      </w:r>
      <w:r w:rsidR="004921A4" w:rsidRPr="001D495C">
        <w:rPr>
          <w:rFonts w:ascii="Times" w:eastAsia="Times New Roman" w:hAnsi="Times" w:cs="Times New Roman"/>
          <w:sz w:val="20"/>
          <w:szCs w:val="20"/>
        </w:rPr>
        <w:t>:</w:t>
      </w:r>
    </w:p>
    <w:p w14:paraId="45769C13" w14:textId="5500F858" w:rsidR="00EA79B7" w:rsidRPr="004921A4" w:rsidRDefault="00EA79B7" w:rsidP="004921A4">
      <w:pPr>
        <w:pStyle w:val="ListParagraph"/>
        <w:numPr>
          <w:ilvl w:val="1"/>
          <w:numId w:val="13"/>
        </w:numPr>
        <w:rPr>
          <w:rFonts w:ascii="Times" w:eastAsia="Times New Roman" w:hAnsi="Times" w:cs="Times New Roman"/>
          <w:sz w:val="20"/>
          <w:szCs w:val="20"/>
        </w:rPr>
      </w:pPr>
      <w:r w:rsidRPr="004921A4">
        <w:rPr>
          <w:rFonts w:ascii="Times" w:eastAsia="Times New Roman" w:hAnsi="Times" w:cs="Times New Roman"/>
          <w:sz w:val="20"/>
          <w:szCs w:val="20"/>
        </w:rPr>
        <w:t>Asymmetrically signed Request Objects (via RSA)</w:t>
      </w:r>
    </w:p>
    <w:p w14:paraId="724E6E8D" w14:textId="73459449" w:rsidR="00EA79B7" w:rsidRPr="004921A4" w:rsidRDefault="00EA79B7" w:rsidP="004921A4">
      <w:pPr>
        <w:pStyle w:val="ListParagraph"/>
        <w:numPr>
          <w:ilvl w:val="1"/>
          <w:numId w:val="13"/>
        </w:numPr>
        <w:rPr>
          <w:rFonts w:ascii="Times" w:eastAsia="Times New Roman" w:hAnsi="Times" w:cs="Times New Roman"/>
          <w:sz w:val="20"/>
          <w:szCs w:val="20"/>
        </w:rPr>
      </w:pPr>
      <w:r w:rsidRPr="004921A4">
        <w:rPr>
          <w:rFonts w:ascii="Times" w:eastAsia="Times New Roman" w:hAnsi="Times" w:cs="Times New Roman"/>
          <w:sz w:val="20"/>
          <w:szCs w:val="20"/>
        </w:rPr>
        <w:t>Server keys published via JWK and X509</w:t>
      </w:r>
    </w:p>
    <w:p w14:paraId="03B5A217" w14:textId="77777777" w:rsidR="00631F8F" w:rsidRDefault="00EA79B7" w:rsidP="00631F8F">
      <w:pPr>
        <w:pStyle w:val="ListParagraph"/>
        <w:numPr>
          <w:ilvl w:val="1"/>
          <w:numId w:val="13"/>
        </w:numPr>
        <w:rPr>
          <w:rFonts w:ascii="Times" w:eastAsia="Times New Roman" w:hAnsi="Times" w:cs="Times New Roman"/>
          <w:sz w:val="20"/>
          <w:szCs w:val="20"/>
        </w:rPr>
      </w:pPr>
      <w:r w:rsidRPr="004921A4">
        <w:rPr>
          <w:rFonts w:ascii="Times" w:eastAsia="Times New Roman" w:hAnsi="Times" w:cs="Times New Roman"/>
          <w:sz w:val="20"/>
          <w:szCs w:val="20"/>
        </w:rPr>
        <w:t>Access tokens signed with RSA by server</w:t>
      </w:r>
    </w:p>
    <w:p w14:paraId="587CB3EF" w14:textId="77777777" w:rsidR="00631F8F" w:rsidRDefault="00EA79B7" w:rsidP="00631F8F">
      <w:pPr>
        <w:pStyle w:val="ListParagraph"/>
        <w:numPr>
          <w:ilvl w:val="1"/>
          <w:numId w:val="13"/>
        </w:numPr>
        <w:rPr>
          <w:rFonts w:ascii="Times" w:eastAsia="Times New Roman" w:hAnsi="Times" w:cs="Times New Roman"/>
          <w:sz w:val="20"/>
          <w:szCs w:val="20"/>
        </w:rPr>
      </w:pPr>
      <w:r w:rsidRPr="00631F8F">
        <w:rPr>
          <w:rFonts w:ascii="Times" w:eastAsia="Times New Roman" w:hAnsi="Times" w:cs="Times New Roman"/>
          <w:sz w:val="20"/>
          <w:szCs w:val="20"/>
        </w:rPr>
        <w:t>Dynamic client registration</w:t>
      </w:r>
    </w:p>
    <w:p w14:paraId="72B31A26" w14:textId="430FBF86" w:rsidR="00604922" w:rsidRPr="00631F8F" w:rsidRDefault="00EA79B7" w:rsidP="00631F8F">
      <w:pPr>
        <w:pStyle w:val="ListParagraph"/>
        <w:numPr>
          <w:ilvl w:val="1"/>
          <w:numId w:val="13"/>
        </w:numPr>
        <w:rPr>
          <w:rFonts w:ascii="Times" w:eastAsia="Times New Roman" w:hAnsi="Times" w:cs="Times New Roman"/>
          <w:sz w:val="20"/>
          <w:szCs w:val="20"/>
        </w:rPr>
      </w:pPr>
      <w:r w:rsidRPr="00631F8F">
        <w:rPr>
          <w:rFonts w:ascii="Times" w:eastAsia="Times New Roman" w:hAnsi="Times" w:cs="Times New Roman"/>
          <w:sz w:val="20"/>
          <w:szCs w:val="20"/>
        </w:rPr>
        <w:t>Server discovery</w:t>
      </w:r>
    </w:p>
    <w:p w14:paraId="0C17EB67" w14:textId="77777777" w:rsidR="00067A31" w:rsidRPr="00067A31" w:rsidRDefault="00067A31" w:rsidP="00067A31">
      <w:pPr>
        <w:pStyle w:val="ListParagraph"/>
        <w:ind w:left="2880"/>
        <w:rPr>
          <w:rFonts w:ascii="Times" w:eastAsia="Times New Roman" w:hAnsi="Times" w:cs="Times New Roman"/>
          <w:sz w:val="20"/>
          <w:szCs w:val="20"/>
        </w:rPr>
      </w:pPr>
    </w:p>
    <w:p w14:paraId="744413A8" w14:textId="441726A2" w:rsidR="00604922" w:rsidRPr="00AF770E" w:rsidRDefault="00604922" w:rsidP="00AF770E">
      <w:pPr>
        <w:pStyle w:val="ListParagraph"/>
        <w:numPr>
          <w:ilvl w:val="3"/>
          <w:numId w:val="3"/>
        </w:numPr>
        <w:rPr>
          <w:rFonts w:ascii="Times" w:eastAsia="Times New Roman" w:hAnsi="Times" w:cs="Times New Roman"/>
          <w:sz w:val="20"/>
          <w:szCs w:val="20"/>
        </w:rPr>
      </w:pPr>
      <w:r>
        <w:rPr>
          <w:rFonts w:ascii="Times" w:eastAsia="Times New Roman" w:hAnsi="Times" w:cs="Times New Roman"/>
          <w:sz w:val="20"/>
          <w:szCs w:val="20"/>
        </w:rPr>
        <w:t>Claims</w:t>
      </w:r>
    </w:p>
    <w:p w14:paraId="7FCC9E71" w14:textId="74F648C9" w:rsidR="00EA79B7" w:rsidRPr="00EA79B7" w:rsidRDefault="00EA79B7" w:rsidP="00EA79B7">
      <w:pPr>
        <w:ind w:left="1440"/>
        <w:rPr>
          <w:rFonts w:ascii="Times" w:eastAsia="Times New Roman" w:hAnsi="Times" w:cs="Times New Roman"/>
          <w:sz w:val="20"/>
          <w:szCs w:val="20"/>
        </w:rPr>
      </w:pPr>
      <w:r w:rsidRPr="00EA79B7">
        <w:rPr>
          <w:rFonts w:ascii="Times" w:eastAsia="Times New Roman" w:hAnsi="Times" w:cs="Times New Roman"/>
          <w:sz w:val="20"/>
          <w:szCs w:val="20"/>
        </w:rPr>
        <w:t xml:space="preserve">The following claims are supported from the </w:t>
      </w:r>
      <w:proofErr w:type="spellStart"/>
      <w:r w:rsidRPr="00EA79B7">
        <w:rPr>
          <w:rFonts w:ascii="Times" w:eastAsia="Times New Roman" w:hAnsi="Times" w:cs="Times New Roman"/>
          <w:sz w:val="20"/>
          <w:szCs w:val="20"/>
        </w:rPr>
        <w:t>UserInfo</w:t>
      </w:r>
      <w:proofErr w:type="spellEnd"/>
      <w:r w:rsidRPr="00EA79B7">
        <w:rPr>
          <w:rFonts w:ascii="Times" w:eastAsia="Times New Roman" w:hAnsi="Times" w:cs="Times New Roman"/>
          <w:sz w:val="20"/>
          <w:szCs w:val="20"/>
        </w:rPr>
        <w:t xml:space="preserve"> Endpoint with semantics defined in </w:t>
      </w:r>
      <w:hyperlink r:id="rId24" w:history="1">
        <w:r w:rsidR="003E27A0" w:rsidRPr="000973FD">
          <w:rPr>
            <w:rStyle w:val="Hyperlink"/>
            <w:rFonts w:ascii="Times" w:eastAsia="Times New Roman" w:hAnsi="Times" w:cs="Times New Roman"/>
            <w:sz w:val="20"/>
            <w:szCs w:val="20"/>
          </w:rPr>
          <w:t>http://openid.net/specs/openid-connect-messages-1_0.html</w:t>
        </w:r>
      </w:hyperlink>
      <w:r w:rsidR="003E27A0">
        <w:rPr>
          <w:rFonts w:ascii="Times" w:eastAsia="Times New Roman" w:hAnsi="Times" w:cs="Times New Roman"/>
          <w:sz w:val="20"/>
          <w:szCs w:val="20"/>
        </w:rPr>
        <w:t xml:space="preserve"> </w:t>
      </w:r>
    </w:p>
    <w:p w14:paraId="67E745AA" w14:textId="4824D1E2" w:rsidR="00EA79B7" w:rsidRPr="00604922" w:rsidRDefault="00EA79B7" w:rsidP="00604922">
      <w:pPr>
        <w:pStyle w:val="ListParagraph"/>
        <w:numPr>
          <w:ilvl w:val="0"/>
          <w:numId w:val="13"/>
        </w:numPr>
        <w:rPr>
          <w:rFonts w:ascii="Times" w:eastAsia="Times New Roman" w:hAnsi="Times" w:cs="Times New Roman"/>
          <w:sz w:val="20"/>
          <w:szCs w:val="20"/>
        </w:rPr>
      </w:pPr>
      <w:proofErr w:type="spellStart"/>
      <w:proofErr w:type="gramStart"/>
      <w:r w:rsidRPr="00604922">
        <w:rPr>
          <w:rFonts w:ascii="Times" w:eastAsia="Times New Roman" w:hAnsi="Times" w:cs="Times New Roman"/>
          <w:sz w:val="20"/>
          <w:szCs w:val="20"/>
        </w:rPr>
        <w:t>user</w:t>
      </w:r>
      <w:proofErr w:type="gramEnd"/>
      <w:r w:rsidRPr="00604922">
        <w:rPr>
          <w:rFonts w:ascii="Times" w:eastAsia="Times New Roman" w:hAnsi="Times" w:cs="Times New Roman"/>
          <w:sz w:val="20"/>
          <w:szCs w:val="20"/>
        </w:rPr>
        <w:t>_id</w:t>
      </w:r>
      <w:proofErr w:type="spellEnd"/>
      <w:r w:rsidRPr="00604922">
        <w:rPr>
          <w:rFonts w:ascii="Times" w:eastAsia="Times New Roman" w:hAnsi="Times" w:cs="Times New Roman"/>
          <w:sz w:val="20"/>
          <w:szCs w:val="20"/>
        </w:rPr>
        <w:t>, guaranteed unique and stable per user</w:t>
      </w:r>
    </w:p>
    <w:p w14:paraId="2E688B43" w14:textId="7151ED9A" w:rsidR="00EA79B7" w:rsidRPr="00604922" w:rsidRDefault="00EA79B7" w:rsidP="00604922">
      <w:pPr>
        <w:pStyle w:val="ListParagraph"/>
        <w:numPr>
          <w:ilvl w:val="0"/>
          <w:numId w:val="13"/>
        </w:numPr>
        <w:rPr>
          <w:rFonts w:ascii="Times" w:eastAsia="Times New Roman" w:hAnsi="Times" w:cs="Times New Roman"/>
          <w:sz w:val="20"/>
          <w:szCs w:val="20"/>
        </w:rPr>
      </w:pPr>
      <w:proofErr w:type="gramStart"/>
      <w:r w:rsidRPr="00604922">
        <w:rPr>
          <w:rFonts w:ascii="Times" w:eastAsia="Times New Roman" w:hAnsi="Times" w:cs="Times New Roman"/>
          <w:sz w:val="20"/>
          <w:szCs w:val="20"/>
        </w:rPr>
        <w:t>name</w:t>
      </w:r>
      <w:proofErr w:type="gramEnd"/>
    </w:p>
    <w:p w14:paraId="7BB35085" w14:textId="279AAAB3" w:rsidR="00EA79B7" w:rsidRPr="00604922" w:rsidRDefault="00EA79B7" w:rsidP="00604922">
      <w:pPr>
        <w:pStyle w:val="ListParagraph"/>
        <w:numPr>
          <w:ilvl w:val="0"/>
          <w:numId w:val="13"/>
        </w:numPr>
        <w:rPr>
          <w:rFonts w:ascii="Times" w:eastAsia="Times New Roman" w:hAnsi="Times" w:cs="Times New Roman"/>
          <w:sz w:val="20"/>
          <w:szCs w:val="20"/>
        </w:rPr>
      </w:pPr>
      <w:proofErr w:type="spellStart"/>
      <w:proofErr w:type="gramStart"/>
      <w:r w:rsidRPr="00604922">
        <w:rPr>
          <w:rFonts w:ascii="Times" w:eastAsia="Times New Roman" w:hAnsi="Times" w:cs="Times New Roman"/>
          <w:sz w:val="20"/>
          <w:szCs w:val="20"/>
        </w:rPr>
        <w:t>given</w:t>
      </w:r>
      <w:proofErr w:type="gramEnd"/>
      <w:r w:rsidRPr="00604922">
        <w:rPr>
          <w:rFonts w:ascii="Times" w:eastAsia="Times New Roman" w:hAnsi="Times" w:cs="Times New Roman"/>
          <w:sz w:val="20"/>
          <w:szCs w:val="20"/>
        </w:rPr>
        <w:t>_name</w:t>
      </w:r>
      <w:proofErr w:type="spellEnd"/>
    </w:p>
    <w:p w14:paraId="2924ED96" w14:textId="1D1C78B7" w:rsidR="00EA79B7" w:rsidRPr="00604922" w:rsidRDefault="00EA79B7" w:rsidP="00604922">
      <w:pPr>
        <w:pStyle w:val="ListParagraph"/>
        <w:numPr>
          <w:ilvl w:val="0"/>
          <w:numId w:val="13"/>
        </w:numPr>
        <w:rPr>
          <w:rFonts w:ascii="Times" w:eastAsia="Times New Roman" w:hAnsi="Times" w:cs="Times New Roman"/>
          <w:sz w:val="20"/>
          <w:szCs w:val="20"/>
        </w:rPr>
      </w:pPr>
      <w:proofErr w:type="spellStart"/>
      <w:proofErr w:type="gramStart"/>
      <w:r w:rsidRPr="00604922">
        <w:rPr>
          <w:rFonts w:ascii="Times" w:eastAsia="Times New Roman" w:hAnsi="Times" w:cs="Times New Roman"/>
          <w:sz w:val="20"/>
          <w:szCs w:val="20"/>
        </w:rPr>
        <w:t>family</w:t>
      </w:r>
      <w:proofErr w:type="gramEnd"/>
      <w:r w:rsidRPr="00604922">
        <w:rPr>
          <w:rFonts w:ascii="Times" w:eastAsia="Times New Roman" w:hAnsi="Times" w:cs="Times New Roman"/>
          <w:sz w:val="20"/>
          <w:szCs w:val="20"/>
        </w:rPr>
        <w:t>_name</w:t>
      </w:r>
      <w:proofErr w:type="spellEnd"/>
    </w:p>
    <w:p w14:paraId="08BB634B" w14:textId="3EEC2CD4" w:rsidR="00EA79B7" w:rsidRPr="00604922" w:rsidRDefault="00EA79B7" w:rsidP="00604922">
      <w:pPr>
        <w:pStyle w:val="ListParagraph"/>
        <w:numPr>
          <w:ilvl w:val="0"/>
          <w:numId w:val="13"/>
        </w:numPr>
        <w:rPr>
          <w:rFonts w:ascii="Times" w:eastAsia="Times New Roman" w:hAnsi="Times" w:cs="Times New Roman"/>
          <w:sz w:val="20"/>
          <w:szCs w:val="20"/>
        </w:rPr>
      </w:pPr>
      <w:proofErr w:type="spellStart"/>
      <w:proofErr w:type="gramStart"/>
      <w:r w:rsidRPr="00604922">
        <w:rPr>
          <w:rFonts w:ascii="Times" w:eastAsia="Times New Roman" w:hAnsi="Times" w:cs="Times New Roman"/>
          <w:sz w:val="20"/>
          <w:szCs w:val="20"/>
        </w:rPr>
        <w:t>preferred</w:t>
      </w:r>
      <w:proofErr w:type="gramEnd"/>
      <w:r w:rsidRPr="00604922">
        <w:rPr>
          <w:rFonts w:ascii="Times" w:eastAsia="Times New Roman" w:hAnsi="Times" w:cs="Times New Roman"/>
          <w:sz w:val="20"/>
          <w:szCs w:val="20"/>
        </w:rPr>
        <w:t>_username</w:t>
      </w:r>
      <w:proofErr w:type="spellEnd"/>
    </w:p>
    <w:p w14:paraId="17DCF8E2" w14:textId="4309C2C8" w:rsidR="00EA79B7" w:rsidRPr="00604922" w:rsidRDefault="00EA79B7" w:rsidP="00604922">
      <w:pPr>
        <w:pStyle w:val="ListParagraph"/>
        <w:numPr>
          <w:ilvl w:val="0"/>
          <w:numId w:val="13"/>
        </w:numPr>
        <w:rPr>
          <w:rFonts w:ascii="Times" w:eastAsia="Times New Roman" w:hAnsi="Times" w:cs="Times New Roman"/>
          <w:sz w:val="20"/>
          <w:szCs w:val="20"/>
        </w:rPr>
      </w:pPr>
      <w:proofErr w:type="gramStart"/>
      <w:r w:rsidRPr="00604922">
        <w:rPr>
          <w:rFonts w:ascii="Times" w:eastAsia="Times New Roman" w:hAnsi="Times" w:cs="Times New Roman"/>
          <w:sz w:val="20"/>
          <w:szCs w:val="20"/>
        </w:rPr>
        <w:t>email</w:t>
      </w:r>
      <w:proofErr w:type="gramEnd"/>
    </w:p>
    <w:p w14:paraId="1344B844" w14:textId="6B6322BF" w:rsidR="00EA79B7" w:rsidRPr="00604922" w:rsidRDefault="00EA79B7" w:rsidP="00604922">
      <w:pPr>
        <w:pStyle w:val="ListParagraph"/>
        <w:numPr>
          <w:ilvl w:val="0"/>
          <w:numId w:val="13"/>
        </w:numPr>
        <w:rPr>
          <w:rFonts w:ascii="Times" w:eastAsia="Times New Roman" w:hAnsi="Times" w:cs="Times New Roman"/>
          <w:sz w:val="20"/>
          <w:szCs w:val="20"/>
        </w:rPr>
      </w:pPr>
      <w:proofErr w:type="spellStart"/>
      <w:proofErr w:type="gramStart"/>
      <w:r w:rsidRPr="00604922">
        <w:rPr>
          <w:rFonts w:ascii="Times" w:eastAsia="Times New Roman" w:hAnsi="Times" w:cs="Times New Roman"/>
          <w:sz w:val="20"/>
          <w:szCs w:val="20"/>
        </w:rPr>
        <w:t>email</w:t>
      </w:r>
      <w:proofErr w:type="gramEnd"/>
      <w:r w:rsidRPr="00604922">
        <w:rPr>
          <w:rFonts w:ascii="Times" w:eastAsia="Times New Roman" w:hAnsi="Times" w:cs="Times New Roman"/>
          <w:sz w:val="20"/>
          <w:szCs w:val="20"/>
        </w:rPr>
        <w:t>_verified</w:t>
      </w:r>
      <w:proofErr w:type="spellEnd"/>
    </w:p>
    <w:p w14:paraId="2912D461" w14:textId="6C0FE56E" w:rsidR="00EA79B7" w:rsidRPr="00604922" w:rsidRDefault="00EA79B7" w:rsidP="00604922">
      <w:pPr>
        <w:pStyle w:val="ListParagraph"/>
        <w:numPr>
          <w:ilvl w:val="0"/>
          <w:numId w:val="13"/>
        </w:numPr>
        <w:rPr>
          <w:rFonts w:ascii="Times" w:eastAsia="Times New Roman" w:hAnsi="Times" w:cs="Times New Roman"/>
          <w:sz w:val="20"/>
          <w:szCs w:val="20"/>
        </w:rPr>
      </w:pPr>
      <w:proofErr w:type="spellStart"/>
      <w:proofErr w:type="gramStart"/>
      <w:r w:rsidRPr="00604922">
        <w:rPr>
          <w:rFonts w:ascii="Times" w:eastAsia="Times New Roman" w:hAnsi="Times" w:cs="Times New Roman"/>
          <w:sz w:val="20"/>
          <w:szCs w:val="20"/>
        </w:rPr>
        <w:t>phone</w:t>
      </w:r>
      <w:proofErr w:type="gramEnd"/>
      <w:r w:rsidRPr="00604922">
        <w:rPr>
          <w:rFonts w:ascii="Times" w:eastAsia="Times New Roman" w:hAnsi="Times" w:cs="Times New Roman"/>
          <w:sz w:val="20"/>
          <w:szCs w:val="20"/>
        </w:rPr>
        <w:t>_number</w:t>
      </w:r>
      <w:proofErr w:type="spellEnd"/>
    </w:p>
    <w:p w14:paraId="6EBB6C2A" w14:textId="77777777" w:rsidR="0034014C" w:rsidRPr="00C85600" w:rsidRDefault="0034014C" w:rsidP="00A76335">
      <w:pPr>
        <w:ind w:left="1440"/>
        <w:rPr>
          <w:rFonts w:ascii="Times" w:eastAsia="Times New Roman" w:hAnsi="Times" w:cs="Times New Roman"/>
          <w:sz w:val="20"/>
          <w:szCs w:val="20"/>
        </w:rPr>
      </w:pPr>
    </w:p>
    <w:p w14:paraId="098A7C18" w14:textId="7DB8C3C1" w:rsidR="0082185A" w:rsidRDefault="00C77D0E" w:rsidP="0082185A">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White, Black and Grey Lists</w:t>
      </w:r>
    </w:p>
    <w:p w14:paraId="343AC62A" w14:textId="4DD10742" w:rsidR="0082185A" w:rsidRPr="0082185A" w:rsidRDefault="0082185A" w:rsidP="0082185A">
      <w:pPr>
        <w:pStyle w:val="ListParagraph"/>
        <w:ind w:left="792"/>
        <w:rPr>
          <w:rStyle w:val="CommentReference"/>
          <w:rFonts w:ascii="Times" w:eastAsia="Times New Roman" w:hAnsi="Times" w:cs="Times New Roman"/>
          <w:sz w:val="20"/>
          <w:szCs w:val="20"/>
        </w:rPr>
      </w:pPr>
      <w:r>
        <w:rPr>
          <w:rFonts w:ascii="Times" w:eastAsia="Times New Roman" w:hAnsi="Times" w:cs="Times New Roman"/>
          <w:sz w:val="20"/>
          <w:szCs w:val="20"/>
        </w:rPr>
        <w:t xml:space="preserve">The technical configuration accompanying implementation of White and Black list determinations made in accordance with this Trust Framework System Rules are noted in this section. </w:t>
      </w:r>
    </w:p>
    <w:p w14:paraId="20C7495C" w14:textId="77777777" w:rsidR="0082185A" w:rsidRDefault="0082185A" w:rsidP="0034014C">
      <w:pPr>
        <w:pStyle w:val="ListParagraph"/>
        <w:ind w:left="792"/>
        <w:rPr>
          <w:rStyle w:val="CommentReference"/>
        </w:rPr>
      </w:pPr>
    </w:p>
    <w:p w14:paraId="136C7936" w14:textId="690955D2" w:rsidR="003E27A0" w:rsidRDefault="00C77D0E" w:rsidP="00292E1F">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 xml:space="preserve"> Grey List</w:t>
      </w:r>
    </w:p>
    <w:p w14:paraId="262E4D94" w14:textId="7C9441AC" w:rsidR="00292E1F" w:rsidRDefault="00DE545B" w:rsidP="00292E1F">
      <w:pPr>
        <w:pStyle w:val="ListParagraph"/>
        <w:ind w:left="1224"/>
        <w:rPr>
          <w:rFonts w:ascii="Times" w:eastAsia="Times New Roman" w:hAnsi="Times" w:cs="Times New Roman"/>
          <w:sz w:val="20"/>
          <w:szCs w:val="20"/>
        </w:rPr>
      </w:pPr>
      <w:r>
        <w:rPr>
          <w:rFonts w:ascii="Times" w:eastAsia="Times New Roman" w:hAnsi="Times" w:cs="Times New Roman"/>
          <w:sz w:val="20"/>
          <w:szCs w:val="20"/>
        </w:rPr>
        <w:t xml:space="preserve">No additional configuration is required for any Grey List site or service.  </w:t>
      </w:r>
    </w:p>
    <w:p w14:paraId="7A4CF3A9" w14:textId="77777777" w:rsidR="00DE545B" w:rsidRPr="00292E1F" w:rsidRDefault="00DE545B" w:rsidP="00292E1F">
      <w:pPr>
        <w:pStyle w:val="ListParagraph"/>
        <w:ind w:left="1224"/>
        <w:rPr>
          <w:rFonts w:ascii="Times" w:eastAsia="Times New Roman" w:hAnsi="Times" w:cs="Times New Roman"/>
          <w:sz w:val="20"/>
          <w:szCs w:val="20"/>
        </w:rPr>
      </w:pPr>
    </w:p>
    <w:p w14:paraId="0E54009E" w14:textId="651B9217" w:rsidR="00C77D0E" w:rsidRDefault="00C77D0E" w:rsidP="00C85600">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White Listed Identity Providers</w:t>
      </w:r>
    </w:p>
    <w:p w14:paraId="38F95F63" w14:textId="6E77AA6B" w:rsidR="00546315" w:rsidRDefault="00546315" w:rsidP="00546315">
      <w:pPr>
        <w:pStyle w:val="ListParagraph"/>
        <w:ind w:left="1224"/>
        <w:rPr>
          <w:rFonts w:ascii="Times" w:eastAsia="Times New Roman" w:hAnsi="Times" w:cs="Times New Roman"/>
          <w:sz w:val="20"/>
          <w:szCs w:val="20"/>
        </w:rPr>
      </w:pPr>
      <w:r>
        <w:rPr>
          <w:rFonts w:ascii="Times" w:eastAsia="Times New Roman" w:hAnsi="Times" w:cs="Times New Roman"/>
          <w:sz w:val="20"/>
          <w:szCs w:val="20"/>
        </w:rPr>
        <w:t xml:space="preserve">White Listed </w:t>
      </w:r>
      <w:r w:rsidR="00BC5E25" w:rsidRPr="00BC5E25">
        <w:rPr>
          <w:rFonts w:ascii="Times" w:eastAsia="Times New Roman" w:hAnsi="Times" w:cs="Times New Roman"/>
          <w:sz w:val="20"/>
          <w:szCs w:val="20"/>
        </w:rPr>
        <w:t>Identity Provider</w:t>
      </w:r>
      <w:r w:rsidR="00BC5E25">
        <w:rPr>
          <w:rFonts w:ascii="Times" w:eastAsia="Times New Roman" w:hAnsi="Times" w:cs="Times New Roman"/>
          <w:sz w:val="20"/>
          <w:szCs w:val="20"/>
        </w:rPr>
        <w:t xml:space="preserve">s </w:t>
      </w:r>
      <w:r>
        <w:rPr>
          <w:rFonts w:ascii="Times" w:eastAsia="Times New Roman" w:hAnsi="Times" w:cs="Times New Roman"/>
          <w:sz w:val="20"/>
          <w:szCs w:val="20"/>
        </w:rPr>
        <w:t>have their Trust Root</w:t>
      </w:r>
      <w:r w:rsidR="0061149D">
        <w:rPr>
          <w:rFonts w:ascii="Times" w:eastAsia="Times New Roman" w:hAnsi="Times" w:cs="Times New Roman"/>
          <w:sz w:val="20"/>
          <w:szCs w:val="20"/>
        </w:rPr>
        <w:t xml:space="preserve"> for </w:t>
      </w:r>
      <w:proofErr w:type="spellStart"/>
      <w:r w:rsidR="0061149D">
        <w:rPr>
          <w:rFonts w:ascii="Times" w:eastAsia="Times New Roman" w:hAnsi="Times" w:cs="Times New Roman"/>
          <w:sz w:val="20"/>
          <w:szCs w:val="20"/>
        </w:rPr>
        <w:t>OpenID</w:t>
      </w:r>
      <w:proofErr w:type="spellEnd"/>
      <w:r w:rsidR="0061149D">
        <w:rPr>
          <w:rFonts w:ascii="Times" w:eastAsia="Times New Roman" w:hAnsi="Times" w:cs="Times New Roman"/>
          <w:sz w:val="20"/>
          <w:szCs w:val="20"/>
        </w:rPr>
        <w:t xml:space="preserve"> 2.0</w:t>
      </w:r>
      <w:r>
        <w:rPr>
          <w:rFonts w:ascii="Times" w:eastAsia="Times New Roman" w:hAnsi="Times" w:cs="Times New Roman"/>
          <w:sz w:val="20"/>
          <w:szCs w:val="20"/>
        </w:rPr>
        <w:t xml:space="preserve"> or Issuer </w:t>
      </w:r>
      <w:r w:rsidR="0061149D">
        <w:rPr>
          <w:rFonts w:ascii="Times" w:eastAsia="Times New Roman" w:hAnsi="Times" w:cs="Times New Roman"/>
          <w:sz w:val="20"/>
          <w:szCs w:val="20"/>
        </w:rPr>
        <w:t xml:space="preserve">for </w:t>
      </w:r>
      <w:proofErr w:type="spellStart"/>
      <w:r w:rsidR="0061149D">
        <w:rPr>
          <w:rFonts w:ascii="Times" w:eastAsia="Times New Roman" w:hAnsi="Times" w:cs="Times New Roman"/>
          <w:sz w:val="20"/>
          <w:szCs w:val="20"/>
        </w:rPr>
        <w:t>OpenID</w:t>
      </w:r>
      <w:proofErr w:type="spellEnd"/>
      <w:r w:rsidR="0061149D">
        <w:rPr>
          <w:rFonts w:ascii="Times" w:eastAsia="Times New Roman" w:hAnsi="Times" w:cs="Times New Roman"/>
          <w:sz w:val="20"/>
          <w:szCs w:val="20"/>
        </w:rPr>
        <w:t xml:space="preserve"> Connect </w:t>
      </w:r>
      <w:r>
        <w:rPr>
          <w:rFonts w:ascii="Times" w:eastAsia="Times New Roman" w:hAnsi="Times" w:cs="Times New Roman"/>
          <w:sz w:val="20"/>
          <w:szCs w:val="20"/>
        </w:rPr>
        <w:t xml:space="preserve">reflected in the </w:t>
      </w:r>
      <w:r w:rsidR="00BC5E25">
        <w:rPr>
          <w:rFonts w:ascii="Times" w:eastAsia="Times New Roman" w:hAnsi="Times" w:cs="Times New Roman"/>
          <w:sz w:val="20"/>
          <w:szCs w:val="20"/>
        </w:rPr>
        <w:t>Relying Party</w:t>
      </w:r>
      <w:r>
        <w:rPr>
          <w:rFonts w:ascii="Times" w:eastAsia="Times New Roman" w:hAnsi="Times" w:cs="Times New Roman"/>
          <w:sz w:val="20"/>
          <w:szCs w:val="20"/>
        </w:rPr>
        <w:t>.</w:t>
      </w:r>
    </w:p>
    <w:p w14:paraId="3685004D" w14:textId="77777777" w:rsidR="0034014C" w:rsidRDefault="0034014C" w:rsidP="00546315">
      <w:pPr>
        <w:pStyle w:val="ListParagraph"/>
        <w:ind w:left="1224"/>
        <w:rPr>
          <w:rFonts w:ascii="Times" w:eastAsia="Times New Roman" w:hAnsi="Times" w:cs="Times New Roman"/>
          <w:sz w:val="20"/>
          <w:szCs w:val="20"/>
        </w:rPr>
      </w:pPr>
    </w:p>
    <w:p w14:paraId="07F34F64" w14:textId="3C137EC5" w:rsidR="00C77D0E" w:rsidRDefault="00C77D0E" w:rsidP="00C85600">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White Listed Relying Parties</w:t>
      </w:r>
    </w:p>
    <w:p w14:paraId="5D5CF73E" w14:textId="17AE69CC" w:rsidR="00DE545B" w:rsidRDefault="00546315" w:rsidP="00DE545B">
      <w:pPr>
        <w:pStyle w:val="ListParagraph"/>
        <w:ind w:left="1224"/>
        <w:rPr>
          <w:rFonts w:ascii="Times" w:eastAsia="Times New Roman" w:hAnsi="Times" w:cs="Times New Roman"/>
          <w:sz w:val="20"/>
          <w:szCs w:val="20"/>
        </w:rPr>
      </w:pPr>
      <w:r>
        <w:rPr>
          <w:rFonts w:ascii="Times" w:eastAsia="Times New Roman" w:hAnsi="Times" w:cs="Times New Roman"/>
          <w:sz w:val="20"/>
          <w:szCs w:val="20"/>
        </w:rPr>
        <w:t xml:space="preserve">White Listed </w:t>
      </w:r>
      <w:r w:rsidR="00BC5E25">
        <w:rPr>
          <w:rFonts w:ascii="Times" w:eastAsia="Times New Roman" w:hAnsi="Times" w:cs="Times New Roman"/>
          <w:sz w:val="20"/>
          <w:szCs w:val="20"/>
        </w:rPr>
        <w:t>Relying Part</w:t>
      </w:r>
      <w:r w:rsidR="0061149D">
        <w:rPr>
          <w:rFonts w:ascii="Times" w:eastAsia="Times New Roman" w:hAnsi="Times" w:cs="Times New Roman"/>
          <w:sz w:val="20"/>
          <w:szCs w:val="20"/>
        </w:rPr>
        <w:t>ie</w:t>
      </w:r>
      <w:r>
        <w:rPr>
          <w:rFonts w:ascii="Times" w:eastAsia="Times New Roman" w:hAnsi="Times" w:cs="Times New Roman"/>
          <w:sz w:val="20"/>
          <w:szCs w:val="20"/>
        </w:rPr>
        <w:t xml:space="preserve">s have their Trust Root for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2</w:t>
      </w:r>
      <w:r w:rsidR="0061149D">
        <w:rPr>
          <w:rFonts w:ascii="Times" w:eastAsia="Times New Roman" w:hAnsi="Times" w:cs="Times New Roman"/>
          <w:sz w:val="20"/>
          <w:szCs w:val="20"/>
        </w:rPr>
        <w:t>.0</w:t>
      </w:r>
      <w:r>
        <w:rPr>
          <w:rFonts w:ascii="Times" w:eastAsia="Times New Roman" w:hAnsi="Times" w:cs="Times New Roman"/>
          <w:sz w:val="20"/>
          <w:szCs w:val="20"/>
        </w:rPr>
        <w:t xml:space="preserve"> and/or their Client ID for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Connect configured in the </w:t>
      </w:r>
      <w:r w:rsidR="00BC5E25">
        <w:rPr>
          <w:rFonts w:ascii="Times" w:eastAsia="Times New Roman" w:hAnsi="Times" w:cs="Times New Roman"/>
          <w:sz w:val="20"/>
          <w:szCs w:val="20"/>
        </w:rPr>
        <w:t>Relying Party</w:t>
      </w:r>
      <w:r>
        <w:rPr>
          <w:rFonts w:ascii="Times" w:eastAsia="Times New Roman" w:hAnsi="Times" w:cs="Times New Roman"/>
          <w:sz w:val="20"/>
          <w:szCs w:val="20"/>
        </w:rPr>
        <w:t xml:space="preserve"> system.  </w:t>
      </w:r>
    </w:p>
    <w:p w14:paraId="75C279D9" w14:textId="77777777" w:rsidR="00DE545B" w:rsidRDefault="00DE545B" w:rsidP="00DE545B">
      <w:pPr>
        <w:pStyle w:val="ListParagraph"/>
        <w:ind w:left="1224"/>
        <w:rPr>
          <w:rFonts w:ascii="Times" w:eastAsia="Times New Roman" w:hAnsi="Times" w:cs="Times New Roman"/>
          <w:sz w:val="20"/>
          <w:szCs w:val="20"/>
        </w:rPr>
      </w:pPr>
    </w:p>
    <w:p w14:paraId="069F32D9" w14:textId="1B4AB04F" w:rsidR="00DE545B" w:rsidRPr="00DE545B" w:rsidRDefault="00DE545B" w:rsidP="00DE545B">
      <w:pPr>
        <w:pStyle w:val="ListParagraph"/>
        <w:ind w:left="1224"/>
        <w:rPr>
          <w:rFonts w:ascii="Times" w:eastAsia="Times New Roman" w:hAnsi="Times" w:cs="Times New Roman"/>
          <w:sz w:val="20"/>
          <w:szCs w:val="20"/>
        </w:rPr>
      </w:pPr>
      <w:r w:rsidRPr="00DE545B">
        <w:rPr>
          <w:rFonts w:ascii="Times" w:eastAsia="Times New Roman" w:hAnsi="Times" w:cs="Times New Roman"/>
          <w:sz w:val="20"/>
          <w:szCs w:val="20"/>
        </w:rPr>
        <w:t>[Commentary: When a Relying Party ha</w:t>
      </w:r>
      <w:r>
        <w:rPr>
          <w:rFonts w:ascii="Times" w:eastAsia="Times New Roman" w:hAnsi="Times" w:cs="Times New Roman"/>
          <w:sz w:val="20"/>
          <w:szCs w:val="20"/>
        </w:rPr>
        <w:t>s</w:t>
      </w:r>
      <w:r w:rsidRPr="00DE545B">
        <w:rPr>
          <w:rFonts w:ascii="Times" w:eastAsia="Times New Roman" w:hAnsi="Times" w:cs="Times New Roman"/>
          <w:sz w:val="20"/>
          <w:szCs w:val="20"/>
        </w:rPr>
        <w:t xml:space="preserve"> provided a </w:t>
      </w:r>
      <w:r>
        <w:rPr>
          <w:rFonts w:ascii="Times" w:eastAsia="Times New Roman" w:hAnsi="Times" w:cs="Times New Roman"/>
          <w:sz w:val="20"/>
          <w:szCs w:val="20"/>
        </w:rPr>
        <w:t>“</w:t>
      </w:r>
      <w:r w:rsidRPr="00DE545B">
        <w:rPr>
          <w:rFonts w:ascii="Times" w:eastAsia="Times New Roman" w:hAnsi="Times" w:cs="Times New Roman"/>
          <w:sz w:val="20"/>
          <w:szCs w:val="20"/>
        </w:rPr>
        <w:t>Login With MITRE Button</w:t>
      </w:r>
      <w:r>
        <w:rPr>
          <w:rFonts w:ascii="Times" w:eastAsia="Times New Roman" w:hAnsi="Times" w:cs="Times New Roman"/>
          <w:sz w:val="20"/>
          <w:szCs w:val="20"/>
        </w:rPr>
        <w:t>”</w:t>
      </w:r>
      <w:r w:rsidRPr="00DE545B">
        <w:rPr>
          <w:rFonts w:ascii="Times" w:eastAsia="Times New Roman" w:hAnsi="Times" w:cs="Times New Roman"/>
          <w:sz w:val="20"/>
          <w:szCs w:val="20"/>
        </w:rPr>
        <w:t xml:space="preserve">, in effect that Relying Party has White Listed </w:t>
      </w:r>
      <w:proofErr w:type="spellStart"/>
      <w:r w:rsidRPr="00DE545B">
        <w:rPr>
          <w:rFonts w:ascii="Times" w:eastAsia="Times New Roman" w:hAnsi="Times" w:cs="Times New Roman"/>
          <w:sz w:val="20"/>
          <w:szCs w:val="20"/>
        </w:rPr>
        <w:t>MITRE</w:t>
      </w:r>
      <w:r>
        <w:rPr>
          <w:rFonts w:ascii="Times" w:eastAsia="Times New Roman" w:hAnsi="Times" w:cs="Times New Roman"/>
          <w:sz w:val="20"/>
          <w:szCs w:val="20"/>
        </w:rPr>
        <w:t>id</w:t>
      </w:r>
      <w:proofErr w:type="spellEnd"/>
      <w:r w:rsidRPr="00DE545B">
        <w:rPr>
          <w:rFonts w:ascii="Times" w:eastAsia="Times New Roman" w:hAnsi="Times" w:cs="Times New Roman"/>
          <w:sz w:val="20"/>
          <w:szCs w:val="20"/>
        </w:rPr>
        <w:t xml:space="preserve"> as an Identity Provider.]</w:t>
      </w:r>
    </w:p>
    <w:p w14:paraId="276962C4" w14:textId="77777777" w:rsidR="0034014C" w:rsidRDefault="0034014C" w:rsidP="00546315">
      <w:pPr>
        <w:pStyle w:val="ListParagraph"/>
        <w:ind w:left="1224"/>
        <w:rPr>
          <w:rFonts w:ascii="Times" w:eastAsia="Times New Roman" w:hAnsi="Times" w:cs="Times New Roman"/>
          <w:sz w:val="20"/>
          <w:szCs w:val="20"/>
        </w:rPr>
      </w:pPr>
    </w:p>
    <w:p w14:paraId="366EFAF8" w14:textId="77777777" w:rsidR="00C77D0E" w:rsidRDefault="00C77D0E" w:rsidP="00C85600">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Black Listed Identity Providers</w:t>
      </w:r>
    </w:p>
    <w:p w14:paraId="603E5262" w14:textId="439652D9" w:rsidR="00546315" w:rsidRDefault="00546315" w:rsidP="00546315">
      <w:pPr>
        <w:pStyle w:val="ListParagraph"/>
        <w:ind w:left="1224"/>
        <w:rPr>
          <w:rFonts w:ascii="Times" w:eastAsia="Times New Roman" w:hAnsi="Times" w:cs="Times New Roman"/>
          <w:sz w:val="20"/>
          <w:szCs w:val="20"/>
        </w:rPr>
      </w:pPr>
      <w:r>
        <w:rPr>
          <w:rFonts w:ascii="Times" w:eastAsia="Times New Roman" w:hAnsi="Times" w:cs="Times New Roman"/>
          <w:sz w:val="20"/>
          <w:szCs w:val="20"/>
        </w:rPr>
        <w:t>Black List</w:t>
      </w:r>
      <w:r w:rsidR="00336AD8">
        <w:rPr>
          <w:rFonts w:ascii="Times" w:eastAsia="Times New Roman" w:hAnsi="Times" w:cs="Times New Roman"/>
          <w:sz w:val="20"/>
          <w:szCs w:val="20"/>
        </w:rPr>
        <w:t xml:space="preserve">ed </w:t>
      </w:r>
      <w:r w:rsidR="00BC5E25" w:rsidRPr="00BC5E25">
        <w:rPr>
          <w:rFonts w:ascii="Times" w:eastAsia="Times New Roman" w:hAnsi="Times" w:cs="Times New Roman"/>
          <w:sz w:val="20"/>
          <w:szCs w:val="20"/>
        </w:rPr>
        <w:t>Identity Provider</w:t>
      </w:r>
      <w:r w:rsidR="00BC5E25">
        <w:rPr>
          <w:rFonts w:ascii="Times" w:eastAsia="Times New Roman" w:hAnsi="Times" w:cs="Times New Roman"/>
          <w:sz w:val="20"/>
          <w:szCs w:val="20"/>
        </w:rPr>
        <w:t xml:space="preserve">s </w:t>
      </w:r>
      <w:r w:rsidR="00336AD8">
        <w:rPr>
          <w:rFonts w:ascii="Times" w:eastAsia="Times New Roman" w:hAnsi="Times" w:cs="Times New Roman"/>
          <w:sz w:val="20"/>
          <w:szCs w:val="20"/>
        </w:rPr>
        <w:t>have their Trust Root</w:t>
      </w:r>
      <w:r>
        <w:rPr>
          <w:rFonts w:ascii="Times" w:eastAsia="Times New Roman" w:hAnsi="Times" w:cs="Times New Roman"/>
          <w:sz w:val="20"/>
          <w:szCs w:val="20"/>
        </w:rPr>
        <w:t xml:space="preserve"> </w:t>
      </w:r>
      <w:r w:rsidR="0061149D">
        <w:rPr>
          <w:rFonts w:ascii="Times" w:eastAsia="Times New Roman" w:hAnsi="Times" w:cs="Times New Roman"/>
          <w:sz w:val="20"/>
          <w:szCs w:val="20"/>
        </w:rPr>
        <w:t xml:space="preserve">for </w:t>
      </w:r>
      <w:proofErr w:type="spellStart"/>
      <w:r w:rsidR="0061149D">
        <w:rPr>
          <w:rFonts w:ascii="Times" w:eastAsia="Times New Roman" w:hAnsi="Times" w:cs="Times New Roman"/>
          <w:sz w:val="20"/>
          <w:szCs w:val="20"/>
        </w:rPr>
        <w:t>OpenID</w:t>
      </w:r>
      <w:proofErr w:type="spellEnd"/>
      <w:r w:rsidR="0061149D">
        <w:rPr>
          <w:rFonts w:ascii="Times" w:eastAsia="Times New Roman" w:hAnsi="Times" w:cs="Times New Roman"/>
          <w:sz w:val="20"/>
          <w:szCs w:val="20"/>
        </w:rPr>
        <w:t xml:space="preserve"> 2.0 or Issuer for </w:t>
      </w:r>
      <w:proofErr w:type="spellStart"/>
      <w:r w:rsidR="0061149D">
        <w:rPr>
          <w:rFonts w:ascii="Times" w:eastAsia="Times New Roman" w:hAnsi="Times" w:cs="Times New Roman"/>
          <w:sz w:val="20"/>
          <w:szCs w:val="20"/>
        </w:rPr>
        <w:t>OpenID</w:t>
      </w:r>
      <w:proofErr w:type="spellEnd"/>
      <w:r w:rsidR="0061149D">
        <w:rPr>
          <w:rFonts w:ascii="Times" w:eastAsia="Times New Roman" w:hAnsi="Times" w:cs="Times New Roman"/>
          <w:sz w:val="20"/>
          <w:szCs w:val="20"/>
        </w:rPr>
        <w:t xml:space="preserve"> Connect </w:t>
      </w:r>
      <w:r>
        <w:rPr>
          <w:rFonts w:ascii="Times" w:eastAsia="Times New Roman" w:hAnsi="Times" w:cs="Times New Roman"/>
          <w:sz w:val="20"/>
          <w:szCs w:val="20"/>
        </w:rPr>
        <w:t xml:space="preserve">configured to be denied in </w:t>
      </w:r>
      <w:r w:rsidR="00BC5E25">
        <w:rPr>
          <w:rFonts w:ascii="Times" w:eastAsia="Times New Roman" w:hAnsi="Times" w:cs="Times New Roman"/>
          <w:sz w:val="20"/>
          <w:szCs w:val="20"/>
        </w:rPr>
        <w:t>Relying Party</w:t>
      </w:r>
      <w:r>
        <w:rPr>
          <w:rFonts w:ascii="Times" w:eastAsia="Times New Roman" w:hAnsi="Times" w:cs="Times New Roman"/>
          <w:sz w:val="20"/>
          <w:szCs w:val="20"/>
        </w:rPr>
        <w:t xml:space="preserve"> system.</w:t>
      </w:r>
    </w:p>
    <w:p w14:paraId="10FEB60C" w14:textId="77777777" w:rsidR="0034014C" w:rsidRDefault="0034014C" w:rsidP="00546315">
      <w:pPr>
        <w:pStyle w:val="ListParagraph"/>
        <w:ind w:left="1224"/>
        <w:rPr>
          <w:rFonts w:ascii="Times" w:eastAsia="Times New Roman" w:hAnsi="Times" w:cs="Times New Roman"/>
          <w:sz w:val="20"/>
          <w:szCs w:val="20"/>
        </w:rPr>
      </w:pPr>
    </w:p>
    <w:p w14:paraId="59E1C745" w14:textId="5A9EDFD2" w:rsidR="00C77D0E" w:rsidRDefault="00C77D0E" w:rsidP="00C85600">
      <w:pPr>
        <w:pStyle w:val="ListParagraph"/>
        <w:numPr>
          <w:ilvl w:val="2"/>
          <w:numId w:val="3"/>
        </w:numPr>
        <w:rPr>
          <w:rFonts w:ascii="Times" w:eastAsia="Times New Roman" w:hAnsi="Times" w:cs="Times New Roman"/>
          <w:sz w:val="20"/>
          <w:szCs w:val="20"/>
        </w:rPr>
      </w:pPr>
      <w:r w:rsidRPr="00C85600">
        <w:rPr>
          <w:rFonts w:ascii="Times" w:eastAsia="Times New Roman" w:hAnsi="Times" w:cs="Times New Roman"/>
          <w:sz w:val="20"/>
          <w:szCs w:val="20"/>
        </w:rPr>
        <w:t>Black Listed Relying Parties</w:t>
      </w:r>
    </w:p>
    <w:p w14:paraId="6456C2F0" w14:textId="18890E6D" w:rsidR="00546315" w:rsidRDefault="00546315" w:rsidP="00546315">
      <w:pPr>
        <w:pStyle w:val="ListParagraph"/>
        <w:ind w:left="1224"/>
        <w:rPr>
          <w:rFonts w:ascii="Times" w:eastAsia="Times New Roman" w:hAnsi="Times" w:cs="Times New Roman"/>
          <w:sz w:val="20"/>
          <w:szCs w:val="20"/>
        </w:rPr>
      </w:pPr>
      <w:r>
        <w:rPr>
          <w:rFonts w:ascii="Times" w:eastAsia="Times New Roman" w:hAnsi="Times" w:cs="Times New Roman"/>
          <w:sz w:val="20"/>
          <w:szCs w:val="20"/>
        </w:rPr>
        <w:t xml:space="preserve">Black Listed </w:t>
      </w:r>
      <w:r w:rsidR="00BC5E25">
        <w:rPr>
          <w:rFonts w:ascii="Times" w:eastAsia="Times New Roman" w:hAnsi="Times" w:cs="Times New Roman"/>
          <w:sz w:val="20"/>
          <w:szCs w:val="20"/>
        </w:rPr>
        <w:t>Relying Party</w:t>
      </w:r>
      <w:r>
        <w:rPr>
          <w:rFonts w:ascii="Times" w:eastAsia="Times New Roman" w:hAnsi="Times" w:cs="Times New Roman"/>
          <w:sz w:val="20"/>
          <w:szCs w:val="20"/>
        </w:rPr>
        <w:t xml:space="preserve">’s have their Trust Root for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2</w:t>
      </w:r>
      <w:r w:rsidR="0061149D">
        <w:rPr>
          <w:rFonts w:ascii="Times" w:eastAsia="Times New Roman" w:hAnsi="Times" w:cs="Times New Roman"/>
          <w:sz w:val="20"/>
          <w:szCs w:val="20"/>
        </w:rPr>
        <w:t>.0</w:t>
      </w:r>
      <w:r>
        <w:rPr>
          <w:rFonts w:ascii="Times" w:eastAsia="Times New Roman" w:hAnsi="Times" w:cs="Times New Roman"/>
          <w:sz w:val="20"/>
          <w:szCs w:val="20"/>
        </w:rPr>
        <w:t xml:space="preserve"> and their</w:t>
      </w:r>
      <w:r w:rsidR="0061149D">
        <w:rPr>
          <w:rFonts w:ascii="Times" w:eastAsia="Times New Roman" w:hAnsi="Times" w:cs="Times New Roman"/>
          <w:sz w:val="20"/>
          <w:szCs w:val="20"/>
        </w:rPr>
        <w:t xml:space="preserve"> redirect</w:t>
      </w:r>
      <w:r>
        <w:rPr>
          <w:rFonts w:ascii="Times" w:eastAsia="Times New Roman" w:hAnsi="Times" w:cs="Times New Roman"/>
          <w:sz w:val="20"/>
          <w:szCs w:val="20"/>
        </w:rPr>
        <w:t xml:space="preserve"> URI for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Connect configured to be denied in the </w:t>
      </w:r>
      <w:r w:rsidR="00BC5E25">
        <w:rPr>
          <w:rFonts w:ascii="Times" w:eastAsia="Times New Roman" w:hAnsi="Times" w:cs="Times New Roman"/>
          <w:sz w:val="20"/>
          <w:szCs w:val="20"/>
        </w:rPr>
        <w:t>Relying Party</w:t>
      </w:r>
      <w:r>
        <w:rPr>
          <w:rFonts w:ascii="Times" w:eastAsia="Times New Roman" w:hAnsi="Times" w:cs="Times New Roman"/>
          <w:sz w:val="20"/>
          <w:szCs w:val="20"/>
        </w:rPr>
        <w:t xml:space="preserve"> system.  </w:t>
      </w:r>
    </w:p>
    <w:p w14:paraId="169AB0B8" w14:textId="77777777" w:rsidR="0034014C" w:rsidRPr="00C85600" w:rsidRDefault="0034014C" w:rsidP="00546315">
      <w:pPr>
        <w:pStyle w:val="ListParagraph"/>
        <w:ind w:left="1224"/>
        <w:rPr>
          <w:rFonts w:ascii="Times" w:eastAsia="Times New Roman" w:hAnsi="Times" w:cs="Times New Roman"/>
          <w:sz w:val="20"/>
          <w:szCs w:val="20"/>
        </w:rPr>
      </w:pPr>
    </w:p>
    <w:p w14:paraId="5459456D" w14:textId="77777777" w:rsidR="005B31D1" w:rsidRDefault="005B31D1" w:rsidP="005B31D1">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Information Security</w:t>
      </w:r>
    </w:p>
    <w:p w14:paraId="0E84A023" w14:textId="77777777" w:rsidR="00CE698F" w:rsidRDefault="00CE698F" w:rsidP="00CE698F">
      <w:pPr>
        <w:pStyle w:val="ListParagraph"/>
        <w:ind w:left="792"/>
        <w:rPr>
          <w:rFonts w:ascii="Times" w:eastAsia="Times New Roman" w:hAnsi="Times" w:cs="Times New Roman"/>
          <w:sz w:val="20"/>
          <w:szCs w:val="20"/>
        </w:rPr>
      </w:pPr>
    </w:p>
    <w:p w14:paraId="37E9158E" w14:textId="77777777" w:rsidR="00EA79B7" w:rsidRDefault="00EA79B7" w:rsidP="00C85600">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 xml:space="preserve">Token Signing </w:t>
      </w:r>
    </w:p>
    <w:p w14:paraId="2814969F" w14:textId="6D7C4229" w:rsidR="00B20738" w:rsidRDefault="00B20738" w:rsidP="00EA79B7">
      <w:pPr>
        <w:pStyle w:val="ListParagraph"/>
        <w:ind w:left="1224"/>
        <w:rPr>
          <w:rFonts w:ascii="Times" w:eastAsia="Times New Roman" w:hAnsi="Times" w:cs="Times New Roman"/>
          <w:sz w:val="20"/>
          <w:szCs w:val="20"/>
        </w:rPr>
      </w:pPr>
      <w:r>
        <w:rPr>
          <w:rFonts w:ascii="Times" w:eastAsia="Times New Roman" w:hAnsi="Times" w:cs="Times New Roman"/>
          <w:sz w:val="20"/>
          <w:szCs w:val="20"/>
        </w:rPr>
        <w:t xml:space="preserve">All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Connect and OAu</w:t>
      </w:r>
      <w:r w:rsidR="00EA79B7">
        <w:rPr>
          <w:rFonts w:ascii="Times" w:eastAsia="Times New Roman" w:hAnsi="Times" w:cs="Times New Roman"/>
          <w:sz w:val="20"/>
          <w:szCs w:val="20"/>
        </w:rPr>
        <w:t>th2 tokens MUST be signed with the</w:t>
      </w:r>
      <w:r>
        <w:rPr>
          <w:rFonts w:ascii="Times" w:eastAsia="Times New Roman" w:hAnsi="Times" w:cs="Times New Roman"/>
          <w:sz w:val="20"/>
          <w:szCs w:val="20"/>
        </w:rPr>
        <w:t xml:space="preserve"> public key</w:t>
      </w:r>
      <w:r w:rsidR="00EA79B7">
        <w:rPr>
          <w:rFonts w:ascii="Times" w:eastAsia="Times New Roman" w:hAnsi="Times" w:cs="Times New Roman"/>
          <w:sz w:val="20"/>
          <w:szCs w:val="20"/>
        </w:rPr>
        <w:t xml:space="preserve"> of the Identity Provider that has issued the token.  </w:t>
      </w:r>
    </w:p>
    <w:p w14:paraId="477A4BD3" w14:textId="77777777" w:rsidR="0034014C" w:rsidRDefault="0034014C" w:rsidP="00EA79B7">
      <w:pPr>
        <w:pStyle w:val="ListParagraph"/>
        <w:ind w:left="1224"/>
        <w:rPr>
          <w:rFonts w:ascii="Times" w:eastAsia="Times New Roman" w:hAnsi="Times" w:cs="Times New Roman"/>
          <w:sz w:val="20"/>
          <w:szCs w:val="20"/>
        </w:rPr>
      </w:pPr>
    </w:p>
    <w:p w14:paraId="0FD90232" w14:textId="77777777" w:rsidR="00EA79B7" w:rsidRDefault="00DE554C" w:rsidP="00C85600">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 xml:space="preserve">JWK Discoverability </w:t>
      </w:r>
    </w:p>
    <w:p w14:paraId="32E26DF3" w14:textId="487D1E26" w:rsidR="000236DE" w:rsidRDefault="00B20738" w:rsidP="000236DE">
      <w:pPr>
        <w:pStyle w:val="ListParagraph"/>
        <w:ind w:left="1224"/>
        <w:rPr>
          <w:rFonts w:ascii="Times" w:eastAsia="Times New Roman" w:hAnsi="Times" w:cs="Times New Roman"/>
          <w:sz w:val="20"/>
          <w:szCs w:val="20"/>
        </w:rPr>
      </w:pPr>
      <w:r>
        <w:rPr>
          <w:rFonts w:ascii="Times" w:eastAsia="Times New Roman" w:hAnsi="Times" w:cs="Times New Roman"/>
          <w:sz w:val="20"/>
          <w:szCs w:val="20"/>
        </w:rPr>
        <w:t xml:space="preserve">All public keys MUST be discoverable as per the JWK </w:t>
      </w:r>
      <w:r w:rsidRPr="00F56C64">
        <w:rPr>
          <w:rFonts w:ascii="Times" w:eastAsia="Times New Roman" w:hAnsi="Times" w:cs="Times New Roman"/>
          <w:sz w:val="20"/>
          <w:szCs w:val="20"/>
        </w:rPr>
        <w:t>specification</w:t>
      </w:r>
      <w:r w:rsidR="0061149D">
        <w:rPr>
          <w:rFonts w:ascii="Times" w:eastAsia="Times New Roman" w:hAnsi="Times" w:cs="Times New Roman"/>
          <w:sz w:val="20"/>
          <w:szCs w:val="20"/>
        </w:rPr>
        <w:t>.</w:t>
      </w:r>
    </w:p>
    <w:p w14:paraId="39BBB458" w14:textId="77777777" w:rsidR="0034014C" w:rsidRPr="000236DE" w:rsidRDefault="0034014C" w:rsidP="000236DE">
      <w:pPr>
        <w:pStyle w:val="ListParagraph"/>
        <w:ind w:left="1224"/>
        <w:rPr>
          <w:rFonts w:ascii="Times" w:eastAsia="Times New Roman" w:hAnsi="Times" w:cs="Times New Roman"/>
          <w:sz w:val="20"/>
          <w:szCs w:val="20"/>
        </w:rPr>
      </w:pPr>
    </w:p>
    <w:p w14:paraId="42356FEA" w14:textId="13AB69FC" w:rsidR="005B31D1" w:rsidRDefault="00B67B83" w:rsidP="005B31D1">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Meta-Data Exchange</w:t>
      </w:r>
    </w:p>
    <w:p w14:paraId="11002A65" w14:textId="77777777" w:rsidR="00CE698F" w:rsidRDefault="00CE698F" w:rsidP="00CE698F">
      <w:pPr>
        <w:pStyle w:val="ListParagraph"/>
        <w:ind w:left="792"/>
        <w:rPr>
          <w:rFonts w:ascii="Times" w:eastAsia="Times New Roman" w:hAnsi="Times" w:cs="Times New Roman"/>
          <w:sz w:val="20"/>
          <w:szCs w:val="20"/>
        </w:rPr>
      </w:pPr>
    </w:p>
    <w:p w14:paraId="7AB6C201" w14:textId="6C83255F" w:rsidR="00B20738" w:rsidRDefault="00B20738" w:rsidP="00C85600">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 xml:space="preserve">All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2.0 servers MUST be discoverable from the public internet using the YADIS protocol defined in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2.0</w:t>
      </w:r>
    </w:p>
    <w:p w14:paraId="4E6729B3" w14:textId="77777777" w:rsidR="00CE698F" w:rsidRDefault="00CE698F" w:rsidP="00CE698F">
      <w:pPr>
        <w:pStyle w:val="ListParagraph"/>
        <w:ind w:left="1224"/>
        <w:rPr>
          <w:rFonts w:ascii="Times" w:eastAsia="Times New Roman" w:hAnsi="Times" w:cs="Times New Roman"/>
          <w:sz w:val="20"/>
          <w:szCs w:val="20"/>
        </w:rPr>
      </w:pPr>
    </w:p>
    <w:p w14:paraId="7D8E72C8" w14:textId="104081D4" w:rsidR="00DA5424" w:rsidRDefault="00B20738" w:rsidP="008C6672">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 xml:space="preserve">All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Connect servers MUST be discoverable from the public </w:t>
      </w:r>
      <w:proofErr w:type="gramStart"/>
      <w:r>
        <w:rPr>
          <w:rFonts w:ascii="Times" w:eastAsia="Times New Roman" w:hAnsi="Times" w:cs="Times New Roman"/>
          <w:sz w:val="20"/>
          <w:szCs w:val="20"/>
        </w:rPr>
        <w:t>internet</w:t>
      </w:r>
      <w:proofErr w:type="gramEnd"/>
      <w:r>
        <w:rPr>
          <w:rFonts w:ascii="Times" w:eastAsia="Times New Roman" w:hAnsi="Times" w:cs="Times New Roman"/>
          <w:sz w:val="20"/>
          <w:szCs w:val="20"/>
        </w:rPr>
        <w:t xml:space="preserve"> using the SWD and XRD/</w:t>
      </w:r>
      <w:proofErr w:type="spellStart"/>
      <w:r>
        <w:rPr>
          <w:rFonts w:ascii="Times" w:eastAsia="Times New Roman" w:hAnsi="Times" w:cs="Times New Roman"/>
          <w:sz w:val="20"/>
          <w:szCs w:val="20"/>
        </w:rPr>
        <w:t>Webfinger</w:t>
      </w:r>
      <w:proofErr w:type="spellEnd"/>
      <w:r>
        <w:rPr>
          <w:rFonts w:ascii="Times" w:eastAsia="Times New Roman" w:hAnsi="Times" w:cs="Times New Roman"/>
          <w:sz w:val="20"/>
          <w:szCs w:val="20"/>
        </w:rPr>
        <w:t xml:space="preserve"> protocols as defined in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Connect</w:t>
      </w:r>
      <w:r w:rsidR="0034014C">
        <w:rPr>
          <w:rFonts w:ascii="Times" w:eastAsia="Times New Roman" w:hAnsi="Times" w:cs="Times New Roman"/>
          <w:sz w:val="20"/>
          <w:szCs w:val="20"/>
        </w:rPr>
        <w:t>.</w:t>
      </w:r>
    </w:p>
    <w:p w14:paraId="3691C215" w14:textId="77777777" w:rsidR="008C6672" w:rsidRPr="008C6672" w:rsidRDefault="008C6672" w:rsidP="008C6672">
      <w:pPr>
        <w:rPr>
          <w:rFonts w:ascii="Times" w:eastAsia="Times New Roman" w:hAnsi="Times" w:cs="Times New Roman"/>
          <w:sz w:val="20"/>
          <w:szCs w:val="20"/>
        </w:rPr>
      </w:pPr>
    </w:p>
    <w:p w14:paraId="15C16022" w14:textId="15676A26" w:rsidR="008C6672" w:rsidRDefault="008C6672" w:rsidP="008C6672">
      <w:pPr>
        <w:pStyle w:val="ListParagraph"/>
        <w:numPr>
          <w:ilvl w:val="2"/>
          <w:numId w:val="3"/>
        </w:numPr>
        <w:rPr>
          <w:rFonts w:ascii="Times" w:eastAsia="Times New Roman" w:hAnsi="Times" w:cs="Times New Roman"/>
          <w:sz w:val="20"/>
          <w:szCs w:val="20"/>
        </w:rPr>
      </w:pPr>
      <w:r w:rsidRPr="008C6672">
        <w:rPr>
          <w:rFonts w:ascii="Times" w:eastAsia="Times New Roman" w:hAnsi="Times" w:cs="Times New Roman"/>
          <w:sz w:val="20"/>
          <w:szCs w:val="20"/>
        </w:rPr>
        <w:t xml:space="preserve">All </w:t>
      </w:r>
      <w:proofErr w:type="spellStart"/>
      <w:r w:rsidRPr="008C6672">
        <w:rPr>
          <w:rFonts w:ascii="Times" w:eastAsia="Times New Roman" w:hAnsi="Times" w:cs="Times New Roman"/>
          <w:sz w:val="20"/>
          <w:szCs w:val="20"/>
        </w:rPr>
        <w:t>OpenID</w:t>
      </w:r>
      <w:proofErr w:type="spellEnd"/>
      <w:r w:rsidRPr="008C6672">
        <w:rPr>
          <w:rFonts w:ascii="Times" w:eastAsia="Times New Roman" w:hAnsi="Times" w:cs="Times New Roman"/>
          <w:sz w:val="20"/>
          <w:szCs w:val="20"/>
        </w:rPr>
        <w:t xml:space="preserve"> Connect servers MUST allow for manual registration of </w:t>
      </w:r>
      <w:proofErr w:type="spellStart"/>
      <w:r w:rsidRPr="008C6672">
        <w:rPr>
          <w:rFonts w:ascii="Times" w:eastAsia="Times New Roman" w:hAnsi="Times" w:cs="Times New Roman"/>
          <w:sz w:val="20"/>
          <w:szCs w:val="20"/>
        </w:rPr>
        <w:t>OpenID</w:t>
      </w:r>
      <w:proofErr w:type="spellEnd"/>
      <w:r w:rsidRPr="008C6672">
        <w:rPr>
          <w:rFonts w:ascii="Times" w:eastAsia="Times New Roman" w:hAnsi="Times" w:cs="Times New Roman"/>
          <w:sz w:val="20"/>
          <w:szCs w:val="20"/>
        </w:rPr>
        <w:t xml:space="preserve"> Connect clients.</w:t>
      </w:r>
    </w:p>
    <w:p w14:paraId="3B5FE675" w14:textId="77777777" w:rsidR="008C6672" w:rsidRPr="008C6672" w:rsidRDefault="008C6672" w:rsidP="008C6672">
      <w:pPr>
        <w:rPr>
          <w:rFonts w:ascii="Times" w:eastAsia="Times New Roman" w:hAnsi="Times" w:cs="Times New Roman"/>
          <w:sz w:val="20"/>
          <w:szCs w:val="20"/>
        </w:rPr>
      </w:pPr>
    </w:p>
    <w:p w14:paraId="0F083E52" w14:textId="13C8962D" w:rsidR="00877E99" w:rsidRDefault="00877E99" w:rsidP="00877E99">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 xml:space="preserve">All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Connect servers SHOULD allow for dynamic client registration. </w:t>
      </w:r>
    </w:p>
    <w:p w14:paraId="03347486" w14:textId="77777777" w:rsidR="00693593" w:rsidRDefault="00693593" w:rsidP="00877E99">
      <w:pPr>
        <w:pStyle w:val="ListParagraph"/>
        <w:ind w:left="1224"/>
        <w:rPr>
          <w:rFonts w:ascii="Times" w:eastAsia="Times New Roman" w:hAnsi="Times" w:cs="Times New Roman"/>
          <w:sz w:val="20"/>
          <w:szCs w:val="20"/>
        </w:rPr>
      </w:pPr>
    </w:p>
    <w:p w14:paraId="29CAD90E" w14:textId="17B8FE6C" w:rsidR="00877E99" w:rsidRDefault="00877E99" w:rsidP="00877E99">
      <w:pPr>
        <w:pStyle w:val="ListParagraph"/>
        <w:ind w:left="1224"/>
        <w:rPr>
          <w:rFonts w:ascii="Times" w:eastAsia="Times New Roman" w:hAnsi="Times" w:cs="Times New Roman"/>
          <w:sz w:val="20"/>
          <w:szCs w:val="20"/>
        </w:rPr>
      </w:pPr>
      <w:r>
        <w:rPr>
          <w:rFonts w:ascii="Times" w:eastAsia="Times New Roman" w:hAnsi="Times" w:cs="Times New Roman"/>
          <w:sz w:val="20"/>
          <w:szCs w:val="20"/>
        </w:rPr>
        <w:t>[</w:t>
      </w:r>
      <w:r w:rsidR="00693593">
        <w:rPr>
          <w:rFonts w:ascii="Times" w:eastAsia="Times New Roman" w:hAnsi="Times" w:cs="Times New Roman"/>
          <w:sz w:val="20"/>
          <w:szCs w:val="20"/>
        </w:rPr>
        <w:t>Commentary</w:t>
      </w:r>
      <w:r>
        <w:rPr>
          <w:rFonts w:ascii="Times" w:eastAsia="Times New Roman" w:hAnsi="Times" w:cs="Times New Roman"/>
          <w:sz w:val="20"/>
          <w:szCs w:val="20"/>
        </w:rPr>
        <w:t xml:space="preserve">: The purpose of using “SHOULD” in this rule is because in the specification the criteria is a “MAY” and this </w:t>
      </w:r>
      <w:r w:rsidR="00FA5EE8">
        <w:rPr>
          <w:rFonts w:ascii="Times" w:eastAsia="Times New Roman" w:hAnsi="Times" w:cs="Times New Roman"/>
          <w:sz w:val="20"/>
          <w:szCs w:val="20"/>
        </w:rPr>
        <w:t xml:space="preserve">feature is not always </w:t>
      </w:r>
      <w:proofErr w:type="spellStart"/>
      <w:r w:rsidR="00FA5EE8">
        <w:rPr>
          <w:rFonts w:ascii="Times" w:eastAsia="Times New Roman" w:hAnsi="Times" w:cs="Times New Roman"/>
          <w:sz w:val="20"/>
          <w:szCs w:val="20"/>
        </w:rPr>
        <w:t>impemented</w:t>
      </w:r>
      <w:proofErr w:type="spellEnd"/>
      <w:r w:rsidR="00FA5EE8">
        <w:rPr>
          <w:rFonts w:ascii="Times" w:eastAsia="Times New Roman" w:hAnsi="Times" w:cs="Times New Roman"/>
          <w:sz w:val="20"/>
          <w:szCs w:val="20"/>
        </w:rPr>
        <w:t>.</w:t>
      </w:r>
      <w:r>
        <w:rPr>
          <w:rFonts w:ascii="Times" w:eastAsia="Times New Roman" w:hAnsi="Times" w:cs="Times New Roman"/>
          <w:sz w:val="20"/>
          <w:szCs w:val="20"/>
        </w:rPr>
        <w:t xml:space="preserve"> </w:t>
      </w:r>
      <w:r w:rsidR="00FA5EE8">
        <w:rPr>
          <w:rFonts w:ascii="Times" w:eastAsia="Times New Roman" w:hAnsi="Times" w:cs="Times New Roman"/>
          <w:sz w:val="20"/>
          <w:szCs w:val="20"/>
        </w:rPr>
        <w:t>H</w:t>
      </w:r>
      <w:r>
        <w:rPr>
          <w:rFonts w:ascii="Times" w:eastAsia="Times New Roman" w:hAnsi="Times" w:cs="Times New Roman"/>
          <w:sz w:val="20"/>
          <w:szCs w:val="20"/>
        </w:rPr>
        <w:t>owever</w:t>
      </w:r>
      <w:r w:rsidR="00FA5EE8">
        <w:rPr>
          <w:rFonts w:ascii="Times" w:eastAsia="Times New Roman" w:hAnsi="Times" w:cs="Times New Roman"/>
          <w:sz w:val="20"/>
          <w:szCs w:val="20"/>
        </w:rPr>
        <w:t>,</w:t>
      </w:r>
      <w:r>
        <w:rPr>
          <w:rFonts w:ascii="Times" w:eastAsia="Times New Roman" w:hAnsi="Times" w:cs="Times New Roman"/>
          <w:sz w:val="20"/>
          <w:szCs w:val="20"/>
        </w:rPr>
        <w:t xml:space="preserve"> we do favor its use.] </w:t>
      </w:r>
    </w:p>
    <w:p w14:paraId="3887189F" w14:textId="77777777" w:rsidR="0034014C" w:rsidRDefault="0034014C" w:rsidP="00877E99">
      <w:pPr>
        <w:pStyle w:val="ListParagraph"/>
        <w:ind w:left="1224"/>
        <w:rPr>
          <w:rFonts w:ascii="Times" w:eastAsia="Times New Roman" w:hAnsi="Times" w:cs="Times New Roman"/>
          <w:sz w:val="20"/>
          <w:szCs w:val="20"/>
        </w:rPr>
      </w:pPr>
    </w:p>
    <w:p w14:paraId="7BB6F190" w14:textId="617D1EC3" w:rsidR="00074497" w:rsidRDefault="00EE1CB6" w:rsidP="005B31D1">
      <w:pPr>
        <w:pStyle w:val="ListParagraph"/>
        <w:numPr>
          <w:ilvl w:val="1"/>
          <w:numId w:val="3"/>
        </w:numPr>
        <w:rPr>
          <w:rFonts w:ascii="Times" w:eastAsia="Times New Roman" w:hAnsi="Times" w:cs="Times New Roman"/>
          <w:sz w:val="20"/>
          <w:szCs w:val="20"/>
        </w:rPr>
      </w:pPr>
      <w:r>
        <w:rPr>
          <w:rFonts w:ascii="Times" w:eastAsia="Times New Roman" w:hAnsi="Times" w:cs="Times New Roman"/>
          <w:sz w:val="20"/>
          <w:szCs w:val="20"/>
        </w:rPr>
        <w:t>Event Logging</w:t>
      </w:r>
    </w:p>
    <w:p w14:paraId="6B1B0453" w14:textId="77777777" w:rsidR="005A26CA" w:rsidRDefault="005A26CA" w:rsidP="005A26CA">
      <w:pPr>
        <w:pStyle w:val="ListParagraph"/>
        <w:ind w:left="792"/>
        <w:rPr>
          <w:rFonts w:ascii="Times" w:eastAsia="Times New Roman" w:hAnsi="Times" w:cs="Times New Roman"/>
          <w:sz w:val="20"/>
          <w:szCs w:val="20"/>
        </w:rPr>
      </w:pPr>
    </w:p>
    <w:p w14:paraId="2C57B928" w14:textId="3BC39CEB" w:rsidR="005A26CA" w:rsidRDefault="005A26CA" w:rsidP="00C85600">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Identity Provider Event Logging</w:t>
      </w:r>
    </w:p>
    <w:p w14:paraId="529D0B53" w14:textId="6360079B" w:rsidR="00B20738" w:rsidRPr="005A26CA" w:rsidRDefault="00314D9E" w:rsidP="005A26CA">
      <w:pPr>
        <w:ind w:left="720"/>
        <w:rPr>
          <w:rFonts w:ascii="Times" w:eastAsia="Times New Roman" w:hAnsi="Times" w:cs="Times New Roman"/>
          <w:sz w:val="20"/>
          <w:szCs w:val="20"/>
        </w:rPr>
      </w:pPr>
      <w:r w:rsidRPr="005A26CA">
        <w:rPr>
          <w:rFonts w:ascii="Times" w:eastAsia="Times New Roman" w:hAnsi="Times" w:cs="Times New Roman"/>
          <w:sz w:val="20"/>
          <w:szCs w:val="20"/>
        </w:rPr>
        <w:t>An Identity Provider MUST log the following events:</w:t>
      </w:r>
    </w:p>
    <w:p w14:paraId="6DC83E59" w14:textId="31229BC5" w:rsidR="00B20738" w:rsidRPr="005A26CA" w:rsidRDefault="00B20738" w:rsidP="005A26CA">
      <w:pPr>
        <w:pStyle w:val="ListParagraph"/>
        <w:numPr>
          <w:ilvl w:val="0"/>
          <w:numId w:val="10"/>
        </w:numPr>
        <w:rPr>
          <w:rFonts w:ascii="Times" w:eastAsia="Times New Roman" w:hAnsi="Times" w:cs="Times New Roman"/>
          <w:sz w:val="20"/>
          <w:szCs w:val="20"/>
        </w:rPr>
      </w:pPr>
      <w:r w:rsidRPr="005A26CA">
        <w:rPr>
          <w:rFonts w:ascii="Times" w:eastAsia="Times New Roman" w:hAnsi="Times" w:cs="Times New Roman"/>
          <w:sz w:val="20"/>
          <w:szCs w:val="20"/>
        </w:rPr>
        <w:t>User approves a site</w:t>
      </w:r>
    </w:p>
    <w:p w14:paraId="266CA5D5" w14:textId="0573F5F1" w:rsidR="00B20738" w:rsidRPr="005A26CA" w:rsidRDefault="00B20738" w:rsidP="005A26CA">
      <w:pPr>
        <w:pStyle w:val="ListParagraph"/>
        <w:numPr>
          <w:ilvl w:val="0"/>
          <w:numId w:val="10"/>
        </w:numPr>
        <w:rPr>
          <w:rFonts w:ascii="Times" w:eastAsia="Times New Roman" w:hAnsi="Times" w:cs="Times New Roman"/>
          <w:sz w:val="20"/>
          <w:szCs w:val="20"/>
        </w:rPr>
      </w:pPr>
      <w:r w:rsidRPr="005A26CA">
        <w:rPr>
          <w:rFonts w:ascii="Times" w:eastAsia="Times New Roman" w:hAnsi="Times" w:cs="Times New Roman"/>
          <w:sz w:val="20"/>
          <w:szCs w:val="20"/>
        </w:rPr>
        <w:t xml:space="preserve">User logs in to </w:t>
      </w:r>
      <w:r w:rsidR="00FA5EE8">
        <w:rPr>
          <w:rFonts w:ascii="Times" w:eastAsia="Times New Roman" w:hAnsi="Times" w:cs="Times New Roman"/>
          <w:sz w:val="20"/>
          <w:szCs w:val="20"/>
        </w:rPr>
        <w:t xml:space="preserve">an </w:t>
      </w:r>
      <w:r w:rsidR="00BC5E25" w:rsidRPr="00BC5E25">
        <w:rPr>
          <w:rFonts w:ascii="Times" w:eastAsia="Times New Roman" w:hAnsi="Times" w:cs="Times New Roman"/>
          <w:sz w:val="20"/>
          <w:szCs w:val="20"/>
        </w:rPr>
        <w:t>Identity Provider</w:t>
      </w:r>
    </w:p>
    <w:p w14:paraId="17BEA1AC" w14:textId="5D50F280" w:rsidR="00B20738" w:rsidRPr="005A26CA" w:rsidRDefault="00B20738" w:rsidP="005A26CA">
      <w:pPr>
        <w:pStyle w:val="ListParagraph"/>
        <w:numPr>
          <w:ilvl w:val="0"/>
          <w:numId w:val="10"/>
        </w:numPr>
        <w:rPr>
          <w:rFonts w:ascii="Times" w:eastAsia="Times New Roman" w:hAnsi="Times" w:cs="Times New Roman"/>
          <w:sz w:val="20"/>
          <w:szCs w:val="20"/>
        </w:rPr>
      </w:pPr>
      <w:r w:rsidRPr="005A26CA">
        <w:rPr>
          <w:rFonts w:ascii="Times" w:eastAsia="Times New Roman" w:hAnsi="Times" w:cs="Times New Roman"/>
          <w:sz w:val="20"/>
          <w:szCs w:val="20"/>
        </w:rPr>
        <w:t xml:space="preserve">User uses </w:t>
      </w:r>
      <w:r w:rsidR="00FA5EE8">
        <w:rPr>
          <w:rFonts w:ascii="Times" w:eastAsia="Times New Roman" w:hAnsi="Times" w:cs="Times New Roman"/>
          <w:sz w:val="20"/>
          <w:szCs w:val="20"/>
        </w:rPr>
        <w:t xml:space="preserve">an </w:t>
      </w:r>
      <w:r w:rsidR="00BC5E25" w:rsidRPr="00BC5E25">
        <w:rPr>
          <w:rFonts w:ascii="Times" w:eastAsia="Times New Roman" w:hAnsi="Times" w:cs="Times New Roman"/>
          <w:sz w:val="20"/>
          <w:szCs w:val="20"/>
        </w:rPr>
        <w:t>Identity Provider</w:t>
      </w:r>
      <w:r w:rsidR="00BC5E25">
        <w:rPr>
          <w:rFonts w:ascii="Times" w:eastAsia="Times New Roman" w:hAnsi="Times" w:cs="Times New Roman"/>
          <w:sz w:val="20"/>
          <w:szCs w:val="20"/>
        </w:rPr>
        <w:t xml:space="preserve"> </w:t>
      </w:r>
      <w:r w:rsidRPr="005A26CA">
        <w:rPr>
          <w:rFonts w:ascii="Times" w:eastAsia="Times New Roman" w:hAnsi="Times" w:cs="Times New Roman"/>
          <w:sz w:val="20"/>
          <w:szCs w:val="20"/>
        </w:rPr>
        <w:t xml:space="preserve">to log into </w:t>
      </w:r>
      <w:r w:rsidR="00FA5EE8">
        <w:rPr>
          <w:rFonts w:ascii="Times" w:eastAsia="Times New Roman" w:hAnsi="Times" w:cs="Times New Roman"/>
          <w:sz w:val="20"/>
          <w:szCs w:val="20"/>
        </w:rPr>
        <w:t xml:space="preserve">a </w:t>
      </w:r>
      <w:r w:rsidR="00BC5E25">
        <w:rPr>
          <w:rFonts w:ascii="Times" w:eastAsia="Times New Roman" w:hAnsi="Times" w:cs="Times New Roman"/>
          <w:sz w:val="20"/>
          <w:szCs w:val="20"/>
        </w:rPr>
        <w:t>Relying Party</w:t>
      </w:r>
    </w:p>
    <w:p w14:paraId="2E23F31E" w14:textId="2F05440F" w:rsidR="00B20738" w:rsidRPr="005A26CA" w:rsidRDefault="00B20738" w:rsidP="005A26CA">
      <w:pPr>
        <w:pStyle w:val="ListParagraph"/>
        <w:numPr>
          <w:ilvl w:val="0"/>
          <w:numId w:val="10"/>
        </w:numPr>
        <w:rPr>
          <w:rFonts w:ascii="Times" w:eastAsia="Times New Roman" w:hAnsi="Times" w:cs="Times New Roman"/>
          <w:sz w:val="20"/>
          <w:szCs w:val="20"/>
        </w:rPr>
      </w:pPr>
      <w:r w:rsidRPr="005A26CA">
        <w:rPr>
          <w:rFonts w:ascii="Times" w:eastAsia="Times New Roman" w:hAnsi="Times" w:cs="Times New Roman"/>
          <w:sz w:val="20"/>
          <w:szCs w:val="20"/>
        </w:rPr>
        <w:t xml:space="preserve">User denies log in to a </w:t>
      </w:r>
      <w:r w:rsidR="00BC5E25">
        <w:rPr>
          <w:rFonts w:ascii="Times" w:eastAsia="Times New Roman" w:hAnsi="Times" w:cs="Times New Roman"/>
          <w:sz w:val="20"/>
          <w:szCs w:val="20"/>
        </w:rPr>
        <w:t>Relying Party</w:t>
      </w:r>
    </w:p>
    <w:p w14:paraId="7C7A02B3" w14:textId="7810D095" w:rsidR="005339A8" w:rsidRDefault="00FD4C95" w:rsidP="005339A8">
      <w:pPr>
        <w:pStyle w:val="ListParagraph"/>
        <w:numPr>
          <w:ilvl w:val="0"/>
          <w:numId w:val="10"/>
        </w:numPr>
        <w:rPr>
          <w:rFonts w:ascii="Times" w:eastAsia="Times New Roman" w:hAnsi="Times" w:cs="Times New Roman"/>
          <w:sz w:val="20"/>
          <w:szCs w:val="20"/>
        </w:rPr>
      </w:pPr>
      <w:r w:rsidRPr="005A26CA">
        <w:rPr>
          <w:rFonts w:ascii="Times" w:eastAsia="Times New Roman" w:hAnsi="Times" w:cs="Times New Roman"/>
          <w:sz w:val="20"/>
          <w:szCs w:val="20"/>
        </w:rPr>
        <w:t xml:space="preserve">User revokes access to a </w:t>
      </w:r>
      <w:r w:rsidR="00BC5E25">
        <w:rPr>
          <w:rFonts w:ascii="Times" w:eastAsia="Times New Roman" w:hAnsi="Times" w:cs="Times New Roman"/>
          <w:sz w:val="20"/>
          <w:szCs w:val="20"/>
        </w:rPr>
        <w:t>Relying Party</w:t>
      </w:r>
    </w:p>
    <w:p w14:paraId="6EEDE398" w14:textId="77777777" w:rsidR="000A3222" w:rsidRPr="005339A8" w:rsidRDefault="000A3222" w:rsidP="000A3222">
      <w:pPr>
        <w:pStyle w:val="ListParagraph"/>
        <w:ind w:left="1800"/>
        <w:rPr>
          <w:rFonts w:ascii="Times" w:eastAsia="Times New Roman" w:hAnsi="Times" w:cs="Times New Roman"/>
          <w:sz w:val="20"/>
          <w:szCs w:val="20"/>
        </w:rPr>
      </w:pPr>
    </w:p>
    <w:p w14:paraId="1A71B470" w14:textId="396FF26C" w:rsidR="005339A8" w:rsidRDefault="005339A8" w:rsidP="00314D9E">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 xml:space="preserve">The System Operator shall maintain records of the Identity Provider log files related to MITRE Users and required under Section 3.6.1 in accordance with MITRE Records Management </w:t>
      </w:r>
      <w:r w:rsidRPr="005339A8">
        <w:rPr>
          <w:rFonts w:ascii="Times" w:eastAsia="Times New Roman" w:hAnsi="Times" w:cs="Times New Roman"/>
          <w:sz w:val="20"/>
          <w:szCs w:val="20"/>
        </w:rPr>
        <w:t>Procedure IM 4.3.1.1</w:t>
      </w:r>
      <w:r>
        <w:rPr>
          <w:rFonts w:ascii="Times" w:eastAsia="Times New Roman" w:hAnsi="Times" w:cs="Times New Roman"/>
          <w:sz w:val="20"/>
          <w:szCs w:val="20"/>
        </w:rPr>
        <w:t>.</w:t>
      </w:r>
    </w:p>
    <w:p w14:paraId="37414371" w14:textId="77777777" w:rsidR="000A3222" w:rsidRDefault="000A3222" w:rsidP="000A3222">
      <w:pPr>
        <w:pStyle w:val="ListParagraph"/>
        <w:ind w:left="1224"/>
        <w:rPr>
          <w:rFonts w:ascii="Times" w:eastAsia="Times New Roman" w:hAnsi="Times" w:cs="Times New Roman"/>
          <w:sz w:val="20"/>
          <w:szCs w:val="20"/>
        </w:rPr>
      </w:pPr>
    </w:p>
    <w:p w14:paraId="0C3E59EC" w14:textId="77777777" w:rsidR="005A26CA" w:rsidRDefault="005A26CA" w:rsidP="00314D9E">
      <w:pPr>
        <w:pStyle w:val="ListParagraph"/>
        <w:numPr>
          <w:ilvl w:val="2"/>
          <w:numId w:val="3"/>
        </w:numPr>
        <w:rPr>
          <w:rFonts w:ascii="Times" w:eastAsia="Times New Roman" w:hAnsi="Times" w:cs="Times New Roman"/>
          <w:sz w:val="20"/>
          <w:szCs w:val="20"/>
        </w:rPr>
      </w:pPr>
      <w:r>
        <w:rPr>
          <w:rFonts w:ascii="Times" w:eastAsia="Times New Roman" w:hAnsi="Times" w:cs="Times New Roman"/>
          <w:sz w:val="20"/>
          <w:szCs w:val="20"/>
        </w:rPr>
        <w:t>White Listed Relying Party Event Logging</w:t>
      </w:r>
    </w:p>
    <w:p w14:paraId="24C8B851" w14:textId="4F0C77AB" w:rsidR="00314D9E" w:rsidRDefault="00314D9E" w:rsidP="005A26CA">
      <w:pPr>
        <w:pStyle w:val="ListParagraph"/>
        <w:ind w:left="1224"/>
        <w:rPr>
          <w:rFonts w:ascii="Times" w:eastAsia="Times New Roman" w:hAnsi="Times" w:cs="Times New Roman"/>
          <w:sz w:val="20"/>
          <w:szCs w:val="20"/>
        </w:rPr>
      </w:pPr>
      <w:r>
        <w:rPr>
          <w:rFonts w:ascii="Times" w:eastAsia="Times New Roman" w:hAnsi="Times" w:cs="Times New Roman"/>
          <w:sz w:val="20"/>
          <w:szCs w:val="20"/>
        </w:rPr>
        <w:t>A White Listed Relying Party MUST log the following events:</w:t>
      </w:r>
    </w:p>
    <w:p w14:paraId="07A9FDD9" w14:textId="4CAEBF12" w:rsidR="00314D9E" w:rsidRDefault="00314D9E" w:rsidP="005A26CA">
      <w:pPr>
        <w:pStyle w:val="ListParagraph"/>
        <w:numPr>
          <w:ilvl w:val="0"/>
          <w:numId w:val="9"/>
        </w:numPr>
        <w:rPr>
          <w:rFonts w:ascii="Times" w:eastAsia="Times New Roman" w:hAnsi="Times" w:cs="Times New Roman"/>
          <w:sz w:val="20"/>
          <w:szCs w:val="20"/>
        </w:rPr>
      </w:pPr>
      <w:r>
        <w:rPr>
          <w:rFonts w:ascii="Times" w:eastAsia="Times New Roman" w:hAnsi="Times" w:cs="Times New Roman"/>
          <w:sz w:val="20"/>
          <w:szCs w:val="20"/>
        </w:rPr>
        <w:t xml:space="preserve">User </w:t>
      </w:r>
      <w:r w:rsidR="00B90B30">
        <w:rPr>
          <w:rFonts w:ascii="Times" w:eastAsia="Times New Roman" w:hAnsi="Times" w:cs="Times New Roman"/>
          <w:sz w:val="20"/>
          <w:szCs w:val="20"/>
        </w:rPr>
        <w:t xml:space="preserve">selects an </w:t>
      </w:r>
      <w:r w:rsidR="00BC5E25" w:rsidRPr="00BC5E25">
        <w:rPr>
          <w:rFonts w:ascii="Times" w:eastAsia="Times New Roman" w:hAnsi="Times" w:cs="Times New Roman"/>
          <w:sz w:val="20"/>
          <w:szCs w:val="20"/>
        </w:rPr>
        <w:t>Identity Provider</w:t>
      </w:r>
      <w:r w:rsidR="00BC5E25">
        <w:rPr>
          <w:rFonts w:ascii="Times" w:eastAsia="Times New Roman" w:hAnsi="Times" w:cs="Times New Roman"/>
          <w:sz w:val="20"/>
          <w:szCs w:val="20"/>
        </w:rPr>
        <w:t xml:space="preserve"> </w:t>
      </w:r>
      <w:r w:rsidR="00B90B30">
        <w:rPr>
          <w:rFonts w:ascii="Times" w:eastAsia="Times New Roman" w:hAnsi="Times" w:cs="Times New Roman"/>
          <w:sz w:val="20"/>
          <w:szCs w:val="20"/>
        </w:rPr>
        <w:t>to login to</w:t>
      </w:r>
      <w:r>
        <w:rPr>
          <w:rFonts w:ascii="Times" w:eastAsia="Times New Roman" w:hAnsi="Times" w:cs="Times New Roman"/>
          <w:sz w:val="20"/>
          <w:szCs w:val="20"/>
        </w:rPr>
        <w:t xml:space="preserve"> </w:t>
      </w:r>
      <w:r w:rsidR="00FA5EE8">
        <w:rPr>
          <w:rFonts w:ascii="Times" w:eastAsia="Times New Roman" w:hAnsi="Times" w:cs="Times New Roman"/>
          <w:sz w:val="20"/>
          <w:szCs w:val="20"/>
        </w:rPr>
        <w:t xml:space="preserve">a </w:t>
      </w:r>
      <w:r w:rsidR="00BC5E25">
        <w:rPr>
          <w:rFonts w:ascii="Times" w:eastAsia="Times New Roman" w:hAnsi="Times" w:cs="Times New Roman"/>
          <w:sz w:val="20"/>
          <w:szCs w:val="20"/>
        </w:rPr>
        <w:t>Relying Party</w:t>
      </w:r>
    </w:p>
    <w:p w14:paraId="0B55528B" w14:textId="66E4E8EF" w:rsidR="00B90B30" w:rsidRDefault="00B90B30" w:rsidP="005A26CA">
      <w:pPr>
        <w:pStyle w:val="ListParagraph"/>
        <w:numPr>
          <w:ilvl w:val="0"/>
          <w:numId w:val="9"/>
        </w:numPr>
        <w:rPr>
          <w:rFonts w:ascii="Times" w:eastAsia="Times New Roman" w:hAnsi="Times" w:cs="Times New Roman"/>
          <w:sz w:val="20"/>
          <w:szCs w:val="20"/>
        </w:rPr>
      </w:pPr>
      <w:r>
        <w:rPr>
          <w:rFonts w:ascii="Times" w:eastAsia="Times New Roman" w:hAnsi="Times" w:cs="Times New Roman"/>
          <w:sz w:val="20"/>
          <w:szCs w:val="20"/>
        </w:rPr>
        <w:t xml:space="preserve">User uses an </w:t>
      </w:r>
      <w:r w:rsidR="00BC5E25" w:rsidRPr="00BC5E25">
        <w:rPr>
          <w:rFonts w:ascii="Times" w:eastAsia="Times New Roman" w:hAnsi="Times" w:cs="Times New Roman"/>
          <w:sz w:val="20"/>
          <w:szCs w:val="20"/>
        </w:rPr>
        <w:t>Identity Provider</w:t>
      </w:r>
      <w:r w:rsidR="00BC5E25">
        <w:rPr>
          <w:rFonts w:ascii="Times" w:eastAsia="Times New Roman" w:hAnsi="Times" w:cs="Times New Roman"/>
          <w:sz w:val="20"/>
          <w:szCs w:val="20"/>
        </w:rPr>
        <w:t xml:space="preserve"> </w:t>
      </w:r>
      <w:r>
        <w:rPr>
          <w:rFonts w:ascii="Times" w:eastAsia="Times New Roman" w:hAnsi="Times" w:cs="Times New Roman"/>
          <w:sz w:val="20"/>
          <w:szCs w:val="20"/>
        </w:rPr>
        <w:t xml:space="preserve">to login to </w:t>
      </w:r>
      <w:r w:rsidR="00FA5EE8">
        <w:rPr>
          <w:rFonts w:ascii="Times" w:eastAsia="Times New Roman" w:hAnsi="Times" w:cs="Times New Roman"/>
          <w:sz w:val="20"/>
          <w:szCs w:val="20"/>
        </w:rPr>
        <w:t xml:space="preserve">a </w:t>
      </w:r>
      <w:r w:rsidR="00BC5E25">
        <w:rPr>
          <w:rFonts w:ascii="Times" w:eastAsia="Times New Roman" w:hAnsi="Times" w:cs="Times New Roman"/>
          <w:sz w:val="20"/>
          <w:szCs w:val="20"/>
        </w:rPr>
        <w:t>Relying Party</w:t>
      </w:r>
    </w:p>
    <w:p w14:paraId="7BB72061" w14:textId="13A66B4D" w:rsidR="00BD3DC7" w:rsidRPr="00922376" w:rsidRDefault="00D121BA" w:rsidP="0013367C">
      <w:pPr>
        <w:pStyle w:val="ListParagraph"/>
        <w:numPr>
          <w:ilvl w:val="0"/>
          <w:numId w:val="9"/>
        </w:numPr>
        <w:rPr>
          <w:rFonts w:ascii="Times" w:eastAsia="Times New Roman" w:hAnsi="Times" w:cs="Times New Roman"/>
          <w:sz w:val="20"/>
          <w:szCs w:val="20"/>
        </w:rPr>
      </w:pPr>
      <w:r>
        <w:rPr>
          <w:rFonts w:ascii="Times" w:eastAsia="Times New Roman" w:hAnsi="Times" w:cs="Times New Roman"/>
          <w:sz w:val="20"/>
          <w:szCs w:val="20"/>
        </w:rPr>
        <w:t xml:space="preserve">User denies </w:t>
      </w:r>
      <w:r w:rsidR="007E5844">
        <w:rPr>
          <w:rFonts w:ascii="Times" w:eastAsia="Times New Roman" w:hAnsi="Times" w:cs="Times New Roman"/>
          <w:sz w:val="20"/>
          <w:szCs w:val="20"/>
        </w:rPr>
        <w:t>the authentication transaction</w:t>
      </w:r>
    </w:p>
    <w:p w14:paraId="0277C495" w14:textId="77777777" w:rsidR="00DC7B10" w:rsidRDefault="00DC7B10">
      <w:pPr>
        <w:rPr>
          <w:rFonts w:ascii="Times" w:eastAsia="Times New Roman" w:hAnsi="Times" w:cs="Times New Roman"/>
          <w:b/>
          <w:sz w:val="20"/>
          <w:szCs w:val="20"/>
          <w:u w:val="single"/>
        </w:rPr>
      </w:pPr>
      <w:r>
        <w:rPr>
          <w:rFonts w:ascii="Times" w:eastAsia="Times New Roman" w:hAnsi="Times" w:cs="Times New Roman"/>
          <w:b/>
          <w:sz w:val="20"/>
          <w:szCs w:val="20"/>
          <w:u w:val="single"/>
        </w:rPr>
        <w:br w:type="page"/>
      </w:r>
    </w:p>
    <w:p w14:paraId="103947B7" w14:textId="35E0D121" w:rsidR="00DC7B10" w:rsidRPr="004A3204" w:rsidRDefault="00DC7B10" w:rsidP="00BC5E25">
      <w:pPr>
        <w:outlineLvl w:val="0"/>
        <w:rPr>
          <w:rFonts w:ascii="Times" w:eastAsia="Times New Roman" w:hAnsi="Times" w:cs="Times New Roman"/>
          <w:b/>
          <w:bCs/>
          <w:smallCaps/>
          <w:sz w:val="20"/>
          <w:szCs w:val="20"/>
        </w:rPr>
      </w:pPr>
      <w:r w:rsidRPr="004A3204">
        <w:rPr>
          <w:rFonts w:ascii="Times" w:eastAsia="Times New Roman" w:hAnsi="Times" w:cs="Times New Roman"/>
          <w:b/>
          <w:bCs/>
          <w:smallCaps/>
          <w:sz w:val="20"/>
          <w:szCs w:val="20"/>
        </w:rPr>
        <w:t>Appendix 1: Glossary</w:t>
      </w:r>
      <w:r w:rsidR="00E37529" w:rsidRPr="004A3204">
        <w:rPr>
          <w:rFonts w:ascii="Times" w:eastAsia="Times New Roman" w:hAnsi="Times" w:cs="Times New Roman"/>
          <w:b/>
          <w:bCs/>
          <w:smallCaps/>
          <w:sz w:val="20"/>
          <w:szCs w:val="20"/>
        </w:rPr>
        <w:t xml:space="preserve"> and Acronyms</w:t>
      </w:r>
    </w:p>
    <w:p w14:paraId="6EAB34B0" w14:textId="77777777" w:rsidR="00DC7B10" w:rsidRDefault="00DC7B10" w:rsidP="00DC7B10">
      <w:pPr>
        <w:rPr>
          <w:rFonts w:ascii="Times" w:eastAsia="Times New Roman" w:hAnsi="Times" w:cs="Times New Roman"/>
          <w:sz w:val="20"/>
          <w:szCs w:val="20"/>
        </w:rPr>
      </w:pPr>
    </w:p>
    <w:p w14:paraId="0CC3BBD4" w14:textId="2021BAF5" w:rsidR="00E37529" w:rsidRDefault="00E37529" w:rsidP="00BC5E25">
      <w:pPr>
        <w:outlineLvl w:val="0"/>
        <w:rPr>
          <w:rFonts w:ascii="Times" w:eastAsia="Times New Roman" w:hAnsi="Times" w:cs="Times New Roman"/>
          <w:sz w:val="20"/>
          <w:szCs w:val="20"/>
        </w:rPr>
      </w:pPr>
      <w:r>
        <w:rPr>
          <w:rFonts w:ascii="Times" w:eastAsia="Times New Roman" w:hAnsi="Times" w:cs="Times New Roman"/>
          <w:sz w:val="20"/>
          <w:szCs w:val="20"/>
        </w:rPr>
        <w:t>Glossary</w:t>
      </w:r>
    </w:p>
    <w:p w14:paraId="4C096984" w14:textId="77777777" w:rsidR="00E37529" w:rsidRDefault="00E37529" w:rsidP="00DC7B10">
      <w:pPr>
        <w:rPr>
          <w:rFonts w:ascii="Times" w:eastAsia="Times New Roman" w:hAnsi="Times" w:cs="Times New Roman"/>
          <w:sz w:val="20"/>
          <w:szCs w:val="20"/>
        </w:rPr>
      </w:pPr>
    </w:p>
    <w:p w14:paraId="5055F092" w14:textId="185ED48A" w:rsidR="008B31ED" w:rsidRDefault="00752B36" w:rsidP="008B31ED">
      <w:pPr>
        <w:pStyle w:val="ListParagraph"/>
        <w:numPr>
          <w:ilvl w:val="0"/>
          <w:numId w:val="7"/>
        </w:numPr>
        <w:rPr>
          <w:rFonts w:ascii="Times" w:eastAsia="Times New Roman" w:hAnsi="Times" w:cs="Times New Roman"/>
          <w:sz w:val="20"/>
          <w:szCs w:val="20"/>
        </w:rPr>
      </w:pPr>
      <w:r w:rsidRPr="00060A5B">
        <w:rPr>
          <w:rFonts w:ascii="Times" w:eastAsia="Times New Roman" w:hAnsi="Times" w:cs="Times New Roman"/>
          <w:b/>
          <w:sz w:val="20"/>
          <w:szCs w:val="20"/>
        </w:rPr>
        <w:t>Derived Federated Credential</w:t>
      </w:r>
      <w:r w:rsidRPr="008B31ED">
        <w:rPr>
          <w:rFonts w:ascii="Times" w:eastAsia="Times New Roman" w:hAnsi="Times" w:cs="Times New Roman"/>
          <w:sz w:val="20"/>
          <w:szCs w:val="20"/>
        </w:rPr>
        <w:t xml:space="preserve">: </w:t>
      </w:r>
      <w:r w:rsidR="0036580E">
        <w:rPr>
          <w:rFonts w:ascii="Times" w:eastAsia="Times New Roman" w:hAnsi="Times" w:cs="Times New Roman"/>
          <w:sz w:val="20"/>
          <w:szCs w:val="20"/>
        </w:rPr>
        <w:t xml:space="preserve">A credential </w:t>
      </w:r>
      <w:r w:rsidR="00802F92">
        <w:rPr>
          <w:rFonts w:ascii="Times" w:eastAsia="Times New Roman" w:hAnsi="Times" w:cs="Times New Roman"/>
          <w:sz w:val="20"/>
          <w:szCs w:val="20"/>
        </w:rPr>
        <w:t xml:space="preserve">derived from a Primary Credential </w:t>
      </w:r>
      <w:r w:rsidR="003B4475">
        <w:rPr>
          <w:rFonts w:ascii="Times" w:eastAsia="Times New Roman" w:hAnsi="Times" w:cs="Times New Roman"/>
          <w:sz w:val="20"/>
          <w:szCs w:val="20"/>
        </w:rPr>
        <w:t>identifying the User of a Primary Credential for purpose of federated login to a Relying Party system</w:t>
      </w:r>
      <w:r w:rsidR="00802F92">
        <w:rPr>
          <w:rFonts w:ascii="Times" w:eastAsia="Times New Roman" w:hAnsi="Times" w:cs="Times New Roman"/>
          <w:sz w:val="20"/>
          <w:szCs w:val="20"/>
        </w:rPr>
        <w:t xml:space="preserve">. </w:t>
      </w:r>
    </w:p>
    <w:p w14:paraId="5251B3A9" w14:textId="7507F765" w:rsidR="00BD3DC7" w:rsidRPr="008B31ED" w:rsidRDefault="008B31ED" w:rsidP="008B31ED">
      <w:pPr>
        <w:pStyle w:val="ListParagraph"/>
        <w:numPr>
          <w:ilvl w:val="0"/>
          <w:numId w:val="7"/>
        </w:numPr>
        <w:rPr>
          <w:rFonts w:ascii="Times" w:eastAsia="Times New Roman" w:hAnsi="Times" w:cs="Times New Roman"/>
          <w:sz w:val="20"/>
          <w:szCs w:val="20"/>
        </w:rPr>
      </w:pPr>
      <w:r w:rsidRPr="00060A5B">
        <w:rPr>
          <w:rFonts w:ascii="Times" w:eastAsia="Times New Roman" w:hAnsi="Times" w:cs="Times New Roman"/>
          <w:b/>
          <w:sz w:val="20"/>
          <w:szCs w:val="20"/>
        </w:rPr>
        <w:t>Identity Provider</w:t>
      </w:r>
      <w:r w:rsidRPr="008B31ED">
        <w:rPr>
          <w:rFonts w:ascii="Times" w:eastAsia="Times New Roman" w:hAnsi="Times" w:cs="Times New Roman"/>
          <w:sz w:val="20"/>
          <w:szCs w:val="20"/>
        </w:rPr>
        <w:t>: An Identity Provider is</w:t>
      </w:r>
      <w:r>
        <w:rPr>
          <w:rFonts w:ascii="Times" w:eastAsia="Times New Roman" w:hAnsi="Times" w:cs="Times New Roman"/>
          <w:sz w:val="20"/>
          <w:szCs w:val="20"/>
        </w:rPr>
        <w:t xml:space="preserve"> the role of a Party</w:t>
      </w:r>
      <w:r w:rsidRPr="008B31ED">
        <w:rPr>
          <w:rFonts w:ascii="Times" w:eastAsia="Times New Roman" w:hAnsi="Times" w:cs="Times New Roman"/>
          <w:sz w:val="20"/>
          <w:szCs w:val="20"/>
        </w:rPr>
        <w:t xml:space="preserve"> responsible for issuing </w:t>
      </w:r>
      <w:r w:rsidR="008F533D">
        <w:rPr>
          <w:rFonts w:ascii="Times" w:eastAsia="Times New Roman" w:hAnsi="Times" w:cs="Times New Roman"/>
          <w:sz w:val="20"/>
          <w:szCs w:val="20"/>
        </w:rPr>
        <w:t xml:space="preserve">Primary Credentials and/or </w:t>
      </w:r>
      <w:r w:rsidRPr="008B31ED">
        <w:rPr>
          <w:rFonts w:ascii="Times" w:eastAsia="Times New Roman" w:hAnsi="Times" w:cs="Times New Roman"/>
          <w:sz w:val="20"/>
          <w:szCs w:val="20"/>
        </w:rPr>
        <w:t xml:space="preserve">Derived Federated Identity Credentials for Users. </w:t>
      </w:r>
    </w:p>
    <w:p w14:paraId="447856FB" w14:textId="2907EFF6" w:rsidR="007E0FC7" w:rsidRPr="007E0FC7" w:rsidRDefault="007E0FC7" w:rsidP="007E0FC7">
      <w:pPr>
        <w:pStyle w:val="ListParagraph"/>
        <w:numPr>
          <w:ilvl w:val="0"/>
          <w:numId w:val="7"/>
        </w:numPr>
        <w:rPr>
          <w:rFonts w:ascii="Times" w:eastAsia="Times New Roman" w:hAnsi="Times" w:cs="Times New Roman"/>
          <w:sz w:val="20"/>
          <w:szCs w:val="20"/>
        </w:rPr>
      </w:pPr>
      <w:r w:rsidRPr="00060A5B">
        <w:rPr>
          <w:rFonts w:ascii="Times" w:eastAsia="Times New Roman" w:hAnsi="Times" w:cs="Times New Roman"/>
          <w:b/>
          <w:sz w:val="20"/>
          <w:szCs w:val="20"/>
        </w:rPr>
        <w:t>MITRE External Identity Federation</w:t>
      </w:r>
      <w:r>
        <w:rPr>
          <w:rFonts w:ascii="Times" w:eastAsia="Times New Roman" w:hAnsi="Times" w:cs="Times New Roman"/>
          <w:sz w:val="20"/>
          <w:szCs w:val="20"/>
        </w:rPr>
        <w:t xml:space="preserve">: </w:t>
      </w:r>
      <w:r w:rsidR="00745156">
        <w:rPr>
          <w:rFonts w:ascii="Times" w:eastAsia="Times New Roman" w:hAnsi="Times" w:cs="Times New Roman"/>
          <w:sz w:val="20"/>
          <w:szCs w:val="20"/>
        </w:rPr>
        <w:t xml:space="preserve">The </w:t>
      </w:r>
      <w:proofErr w:type="spellStart"/>
      <w:r w:rsidR="00602793">
        <w:rPr>
          <w:rFonts w:ascii="Times" w:eastAsia="Times New Roman" w:hAnsi="Times" w:cs="Times New Roman"/>
          <w:sz w:val="20"/>
          <w:szCs w:val="20"/>
        </w:rPr>
        <w:t>MITREid</w:t>
      </w:r>
      <w:proofErr w:type="spellEnd"/>
      <w:r w:rsidR="00602793">
        <w:rPr>
          <w:rFonts w:ascii="Times" w:eastAsia="Times New Roman" w:hAnsi="Times" w:cs="Times New Roman"/>
          <w:sz w:val="20"/>
          <w:szCs w:val="20"/>
        </w:rPr>
        <w:t xml:space="preserve"> </w:t>
      </w:r>
      <w:r w:rsidR="000D3645">
        <w:rPr>
          <w:rFonts w:ascii="Times" w:eastAsia="Times New Roman" w:hAnsi="Times" w:cs="Times New Roman"/>
          <w:sz w:val="20"/>
          <w:szCs w:val="20"/>
        </w:rPr>
        <w:t>Identity Provider and</w:t>
      </w:r>
      <w:r w:rsidR="00602793">
        <w:rPr>
          <w:rFonts w:ascii="Times" w:eastAsia="Times New Roman" w:hAnsi="Times" w:cs="Times New Roman"/>
          <w:sz w:val="20"/>
          <w:szCs w:val="20"/>
        </w:rPr>
        <w:t xml:space="preserve"> MITRE Relying Party sites as well as both Identity Providers and Relying Parties that are external to MITRE and issue or accept </w:t>
      </w:r>
      <w:r w:rsidR="000D3645">
        <w:rPr>
          <w:rFonts w:ascii="Times" w:eastAsia="Times New Roman" w:hAnsi="Times" w:cs="Times New Roman"/>
          <w:sz w:val="20"/>
          <w:szCs w:val="20"/>
        </w:rPr>
        <w:t>Derived Federated Credentials used or accepted by MITRE.</w:t>
      </w:r>
    </w:p>
    <w:p w14:paraId="07A249D6" w14:textId="4572CA59" w:rsidR="001E2488" w:rsidRPr="00B176A3" w:rsidRDefault="001E2488" w:rsidP="00B176A3">
      <w:pPr>
        <w:pStyle w:val="ListParagraph"/>
        <w:numPr>
          <w:ilvl w:val="0"/>
          <w:numId w:val="7"/>
        </w:numPr>
        <w:rPr>
          <w:rFonts w:ascii="Times" w:eastAsia="Times New Roman" w:hAnsi="Times" w:cs="Times New Roman"/>
          <w:sz w:val="20"/>
          <w:szCs w:val="20"/>
        </w:rPr>
      </w:pPr>
      <w:proofErr w:type="spellStart"/>
      <w:r w:rsidRPr="00060A5B">
        <w:rPr>
          <w:rFonts w:ascii="Times" w:eastAsia="Times New Roman" w:hAnsi="Times" w:cs="Times New Roman"/>
          <w:b/>
          <w:sz w:val="20"/>
          <w:szCs w:val="20"/>
        </w:rPr>
        <w:t>MITREid</w:t>
      </w:r>
      <w:proofErr w:type="spellEnd"/>
      <w:r w:rsidR="00777634">
        <w:rPr>
          <w:rFonts w:ascii="Times" w:eastAsia="Times New Roman" w:hAnsi="Times" w:cs="Times New Roman"/>
          <w:sz w:val="20"/>
          <w:szCs w:val="20"/>
        </w:rPr>
        <w:t xml:space="preserve">: </w:t>
      </w:r>
      <w:proofErr w:type="spellStart"/>
      <w:r w:rsidR="000F7AE6" w:rsidRPr="008B31ED">
        <w:rPr>
          <w:rFonts w:ascii="Times" w:eastAsia="Times New Roman" w:hAnsi="Times" w:cs="Times New Roman"/>
          <w:sz w:val="20"/>
          <w:szCs w:val="20"/>
        </w:rPr>
        <w:t>MITREid</w:t>
      </w:r>
      <w:proofErr w:type="spellEnd"/>
      <w:r w:rsidR="000F7AE6" w:rsidRPr="008B31ED">
        <w:rPr>
          <w:rFonts w:ascii="Times" w:eastAsia="Times New Roman" w:hAnsi="Times" w:cs="Times New Roman"/>
          <w:sz w:val="20"/>
          <w:szCs w:val="20"/>
        </w:rPr>
        <w:t xml:space="preserve"> </w:t>
      </w:r>
      <w:r w:rsidR="000F7AE6">
        <w:rPr>
          <w:rFonts w:ascii="Times" w:eastAsia="Times New Roman" w:hAnsi="Times" w:cs="Times New Roman"/>
          <w:sz w:val="20"/>
          <w:szCs w:val="20"/>
        </w:rPr>
        <w:t>is the</w:t>
      </w:r>
      <w:r w:rsidR="000D3645">
        <w:rPr>
          <w:rFonts w:ascii="Times" w:eastAsia="Times New Roman" w:hAnsi="Times" w:cs="Times New Roman"/>
          <w:sz w:val="20"/>
          <w:szCs w:val="20"/>
        </w:rPr>
        <w:t xml:space="preserve"> MITRE</w:t>
      </w:r>
      <w:r w:rsidR="000F7AE6">
        <w:rPr>
          <w:rFonts w:ascii="Times" w:eastAsia="Times New Roman" w:hAnsi="Times" w:cs="Times New Roman"/>
          <w:sz w:val="20"/>
          <w:szCs w:val="20"/>
        </w:rPr>
        <w:t xml:space="preserve"> Party conducting the role of </w:t>
      </w:r>
      <w:r w:rsidR="000F7AE6" w:rsidRPr="008B31ED">
        <w:rPr>
          <w:rFonts w:ascii="Times" w:eastAsia="Times New Roman" w:hAnsi="Times" w:cs="Times New Roman"/>
          <w:sz w:val="20"/>
          <w:szCs w:val="20"/>
        </w:rPr>
        <w:t xml:space="preserve">Identity </w:t>
      </w:r>
      <w:r w:rsidR="000F7AE6">
        <w:rPr>
          <w:rFonts w:ascii="Times" w:eastAsia="Times New Roman" w:hAnsi="Times" w:cs="Times New Roman"/>
          <w:sz w:val="20"/>
          <w:szCs w:val="20"/>
        </w:rPr>
        <w:t>Provider</w:t>
      </w:r>
      <w:r w:rsidR="000F7AE6" w:rsidRPr="008B31ED">
        <w:rPr>
          <w:rFonts w:ascii="Times" w:eastAsia="Times New Roman" w:hAnsi="Times" w:cs="Times New Roman"/>
          <w:sz w:val="20"/>
          <w:szCs w:val="20"/>
        </w:rPr>
        <w:t xml:space="preserve"> responsible for issuing </w:t>
      </w:r>
      <w:proofErr w:type="spellStart"/>
      <w:r w:rsidR="00745156">
        <w:rPr>
          <w:rFonts w:ascii="Times" w:eastAsia="Times New Roman" w:hAnsi="Times" w:cs="Times New Roman"/>
          <w:sz w:val="20"/>
          <w:szCs w:val="20"/>
        </w:rPr>
        <w:t>OpenI</w:t>
      </w:r>
      <w:r w:rsidR="001637EF">
        <w:rPr>
          <w:rFonts w:ascii="Times" w:eastAsia="Times New Roman" w:hAnsi="Times" w:cs="Times New Roman"/>
          <w:sz w:val="20"/>
          <w:szCs w:val="20"/>
        </w:rPr>
        <w:t>D</w:t>
      </w:r>
      <w:proofErr w:type="spellEnd"/>
      <w:r w:rsidR="00745156">
        <w:rPr>
          <w:rFonts w:ascii="Times" w:eastAsia="Times New Roman" w:hAnsi="Times" w:cs="Times New Roman"/>
          <w:sz w:val="20"/>
          <w:szCs w:val="20"/>
        </w:rPr>
        <w:t xml:space="preserve"> 2.0 and/or </w:t>
      </w:r>
      <w:proofErr w:type="spellStart"/>
      <w:r w:rsidR="00745156">
        <w:rPr>
          <w:rFonts w:ascii="Times" w:eastAsia="Times New Roman" w:hAnsi="Times" w:cs="Times New Roman"/>
          <w:sz w:val="20"/>
          <w:szCs w:val="20"/>
        </w:rPr>
        <w:t>OpenI</w:t>
      </w:r>
      <w:r w:rsidR="001637EF">
        <w:rPr>
          <w:rFonts w:ascii="Times" w:eastAsia="Times New Roman" w:hAnsi="Times" w:cs="Times New Roman"/>
          <w:sz w:val="20"/>
          <w:szCs w:val="20"/>
        </w:rPr>
        <w:t>D</w:t>
      </w:r>
      <w:proofErr w:type="spellEnd"/>
      <w:r w:rsidR="00745156">
        <w:rPr>
          <w:rFonts w:ascii="Times" w:eastAsia="Times New Roman" w:hAnsi="Times" w:cs="Times New Roman"/>
          <w:sz w:val="20"/>
          <w:szCs w:val="20"/>
        </w:rPr>
        <w:t xml:space="preserve"> Connect </w:t>
      </w:r>
      <w:r w:rsidR="000F7AE6" w:rsidRPr="008B31ED">
        <w:rPr>
          <w:rFonts w:ascii="Times" w:eastAsia="Times New Roman" w:hAnsi="Times" w:cs="Times New Roman"/>
          <w:sz w:val="20"/>
          <w:szCs w:val="20"/>
        </w:rPr>
        <w:t>Derived Federated Credentials for Users who are MITRE personnel</w:t>
      </w:r>
      <w:r w:rsidR="000F7AE6">
        <w:rPr>
          <w:rFonts w:ascii="Times" w:eastAsia="Times New Roman" w:hAnsi="Times" w:cs="Times New Roman"/>
          <w:sz w:val="20"/>
          <w:szCs w:val="20"/>
        </w:rPr>
        <w:t>, in accordance with the User Authority for MITRE</w:t>
      </w:r>
      <w:r w:rsidR="000F7AE6" w:rsidRPr="008B31ED">
        <w:rPr>
          <w:rFonts w:ascii="Times" w:eastAsia="Times New Roman" w:hAnsi="Times" w:cs="Times New Roman"/>
          <w:sz w:val="20"/>
          <w:szCs w:val="20"/>
        </w:rPr>
        <w:t xml:space="preserve">.  </w:t>
      </w:r>
    </w:p>
    <w:p w14:paraId="1889BA8A" w14:textId="5FC980DC" w:rsidR="00BD3DC7" w:rsidRDefault="00BD3DC7" w:rsidP="00B176A3">
      <w:pPr>
        <w:pStyle w:val="ListParagraph"/>
        <w:numPr>
          <w:ilvl w:val="0"/>
          <w:numId w:val="7"/>
        </w:numPr>
        <w:rPr>
          <w:rFonts w:ascii="Times" w:eastAsia="Times New Roman" w:hAnsi="Times" w:cs="Times New Roman"/>
          <w:sz w:val="20"/>
          <w:szCs w:val="20"/>
        </w:rPr>
      </w:pPr>
      <w:r w:rsidRPr="00060A5B">
        <w:rPr>
          <w:rFonts w:ascii="Times" w:eastAsia="Times New Roman" w:hAnsi="Times" w:cs="Times New Roman"/>
          <w:b/>
          <w:sz w:val="20"/>
          <w:szCs w:val="20"/>
        </w:rPr>
        <w:t>Party</w:t>
      </w:r>
      <w:r w:rsidR="00233631">
        <w:rPr>
          <w:rFonts w:ascii="Times" w:eastAsia="Times New Roman" w:hAnsi="Times" w:cs="Times New Roman"/>
          <w:sz w:val="20"/>
          <w:szCs w:val="20"/>
        </w:rPr>
        <w:t xml:space="preserve">: </w:t>
      </w:r>
      <w:r w:rsidR="00D459CD" w:rsidRPr="00D459CD">
        <w:rPr>
          <w:rFonts w:ascii="Times" w:eastAsia="Times New Roman" w:hAnsi="Times" w:cs="Times New Roman"/>
          <w:sz w:val="20"/>
          <w:szCs w:val="20"/>
        </w:rPr>
        <w:t>A legal entity that</w:t>
      </w:r>
      <w:r w:rsidR="00D459CD">
        <w:rPr>
          <w:rFonts w:ascii="Times" w:eastAsia="Times New Roman" w:hAnsi="Times" w:cs="Times New Roman"/>
          <w:sz w:val="20"/>
          <w:szCs w:val="20"/>
        </w:rPr>
        <w:t xml:space="preserve"> conducts a Role in accord with </w:t>
      </w:r>
      <w:r w:rsidR="007544B4">
        <w:rPr>
          <w:rFonts w:ascii="Times" w:eastAsia="Times New Roman" w:hAnsi="Times" w:cs="Times New Roman"/>
          <w:sz w:val="20"/>
          <w:szCs w:val="20"/>
        </w:rPr>
        <w:t xml:space="preserve">these </w:t>
      </w:r>
      <w:r w:rsidR="00D459CD">
        <w:rPr>
          <w:rFonts w:ascii="Times" w:eastAsia="Times New Roman" w:hAnsi="Times" w:cs="Times New Roman"/>
          <w:sz w:val="20"/>
          <w:szCs w:val="20"/>
        </w:rPr>
        <w:t>Trust Framework System Rules.</w:t>
      </w:r>
    </w:p>
    <w:p w14:paraId="4AD8945F" w14:textId="66DBA34F" w:rsidR="001932A6" w:rsidRDefault="001932A6" w:rsidP="00B176A3">
      <w:pPr>
        <w:pStyle w:val="ListParagraph"/>
        <w:numPr>
          <w:ilvl w:val="0"/>
          <w:numId w:val="7"/>
        </w:numPr>
        <w:rPr>
          <w:rFonts w:ascii="Times" w:eastAsia="Times New Roman" w:hAnsi="Times" w:cs="Times New Roman"/>
          <w:sz w:val="20"/>
          <w:szCs w:val="20"/>
        </w:rPr>
      </w:pPr>
      <w:r w:rsidRPr="00060A5B">
        <w:rPr>
          <w:rFonts w:ascii="Times" w:eastAsia="Times New Roman" w:hAnsi="Times" w:cs="Times New Roman"/>
          <w:b/>
          <w:sz w:val="20"/>
          <w:szCs w:val="20"/>
        </w:rPr>
        <w:t>Primary Credential</w:t>
      </w:r>
      <w:r>
        <w:rPr>
          <w:rFonts w:ascii="Times" w:eastAsia="Times New Roman" w:hAnsi="Times" w:cs="Times New Roman"/>
          <w:sz w:val="20"/>
          <w:szCs w:val="20"/>
        </w:rPr>
        <w:t xml:space="preserve">: </w:t>
      </w:r>
      <w:r w:rsidR="00147587">
        <w:rPr>
          <w:rFonts w:ascii="Times" w:eastAsia="Times New Roman" w:hAnsi="Times" w:cs="Times New Roman"/>
          <w:sz w:val="20"/>
          <w:szCs w:val="20"/>
        </w:rPr>
        <w:t xml:space="preserve">Digital information issued by a User Authority to a User </w:t>
      </w:r>
      <w:r w:rsidR="00147587" w:rsidRPr="004C347B">
        <w:rPr>
          <w:rFonts w:ascii="Times" w:eastAsia="Times New Roman" w:hAnsi="Times" w:cs="Times New Roman"/>
          <w:sz w:val="20"/>
          <w:szCs w:val="20"/>
        </w:rPr>
        <w:t>that authoritatively b</w:t>
      </w:r>
      <w:r w:rsidR="00147587">
        <w:rPr>
          <w:rFonts w:ascii="Times" w:eastAsia="Times New Roman" w:hAnsi="Times" w:cs="Times New Roman"/>
          <w:sz w:val="20"/>
          <w:szCs w:val="20"/>
        </w:rPr>
        <w:t>inds identity attributes about that</w:t>
      </w:r>
      <w:r w:rsidR="00147587" w:rsidRPr="004C347B">
        <w:rPr>
          <w:rFonts w:ascii="Times" w:eastAsia="Times New Roman" w:hAnsi="Times" w:cs="Times New Roman"/>
          <w:sz w:val="20"/>
          <w:szCs w:val="20"/>
        </w:rPr>
        <w:t xml:space="preserve"> </w:t>
      </w:r>
      <w:r w:rsidR="00147587">
        <w:rPr>
          <w:rFonts w:ascii="Times" w:eastAsia="Times New Roman" w:hAnsi="Times" w:cs="Times New Roman"/>
          <w:sz w:val="20"/>
          <w:szCs w:val="20"/>
        </w:rPr>
        <w:t>User to a means of authentication possessed and controlled by that User</w:t>
      </w:r>
      <w:r w:rsidR="00147587" w:rsidRPr="004C347B">
        <w:rPr>
          <w:rFonts w:ascii="Times" w:eastAsia="Times New Roman" w:hAnsi="Times" w:cs="Times New Roman"/>
          <w:sz w:val="20"/>
          <w:szCs w:val="20"/>
        </w:rPr>
        <w:t>.</w:t>
      </w:r>
    </w:p>
    <w:p w14:paraId="28B59D3B" w14:textId="61158E93" w:rsidR="00233631" w:rsidRPr="00E915D2" w:rsidRDefault="00233631" w:rsidP="00E915D2">
      <w:pPr>
        <w:ind w:left="720"/>
        <w:rPr>
          <w:rFonts w:ascii="Times" w:eastAsia="Times New Roman" w:hAnsi="Times" w:cs="Times New Roman"/>
          <w:sz w:val="20"/>
          <w:szCs w:val="20"/>
        </w:rPr>
      </w:pPr>
      <w:r w:rsidRPr="00060A5B">
        <w:rPr>
          <w:rFonts w:ascii="Times" w:eastAsia="Times New Roman" w:hAnsi="Times" w:cs="Times New Roman"/>
          <w:b/>
          <w:sz w:val="20"/>
          <w:szCs w:val="20"/>
        </w:rPr>
        <w:t>Relying Party</w:t>
      </w:r>
      <w:r>
        <w:rPr>
          <w:rFonts w:ascii="Times" w:eastAsia="Times New Roman" w:hAnsi="Times" w:cs="Times New Roman"/>
          <w:sz w:val="20"/>
          <w:szCs w:val="20"/>
        </w:rPr>
        <w:t>:</w:t>
      </w:r>
      <w:r w:rsidR="007E0FC7">
        <w:rPr>
          <w:rFonts w:ascii="Times" w:eastAsia="Times New Roman" w:hAnsi="Times" w:cs="Times New Roman"/>
          <w:sz w:val="20"/>
          <w:szCs w:val="20"/>
        </w:rPr>
        <w:t xml:space="preserve"> </w:t>
      </w:r>
      <w:r w:rsidR="00E915D2" w:rsidRPr="00EE46BD">
        <w:rPr>
          <w:rFonts w:ascii="Times" w:eastAsia="Times New Roman" w:hAnsi="Times" w:cs="Times New Roman"/>
          <w:sz w:val="20"/>
          <w:szCs w:val="20"/>
        </w:rPr>
        <w:t xml:space="preserve">A Relying Party is </w:t>
      </w:r>
      <w:r w:rsidR="00E915D2">
        <w:rPr>
          <w:rFonts w:ascii="Times" w:eastAsia="Times New Roman" w:hAnsi="Times" w:cs="Times New Roman"/>
          <w:sz w:val="20"/>
          <w:szCs w:val="20"/>
        </w:rPr>
        <w:t xml:space="preserve">the role of a Party </w:t>
      </w:r>
      <w:r w:rsidR="001A45E3">
        <w:rPr>
          <w:rFonts w:ascii="Times" w:eastAsia="Times New Roman" w:hAnsi="Times" w:cs="Times New Roman"/>
          <w:sz w:val="20"/>
          <w:szCs w:val="20"/>
        </w:rPr>
        <w:t>who</w:t>
      </w:r>
      <w:r w:rsidR="00E915D2">
        <w:rPr>
          <w:rFonts w:ascii="Times" w:eastAsia="Times New Roman" w:hAnsi="Times" w:cs="Times New Roman"/>
          <w:sz w:val="20"/>
          <w:szCs w:val="20"/>
        </w:rPr>
        <w:t xml:space="preserve"> is </w:t>
      </w:r>
      <w:r w:rsidR="00E915D2" w:rsidRPr="00EE46BD">
        <w:rPr>
          <w:rFonts w:ascii="Times" w:eastAsia="Times New Roman" w:hAnsi="Times" w:cs="Times New Roman"/>
          <w:sz w:val="20"/>
          <w:szCs w:val="20"/>
        </w:rPr>
        <w:t xml:space="preserve">a service provider </w:t>
      </w:r>
      <w:r w:rsidR="001A45E3">
        <w:rPr>
          <w:rFonts w:ascii="Times" w:eastAsia="Times New Roman" w:hAnsi="Times" w:cs="Times New Roman"/>
          <w:sz w:val="20"/>
          <w:szCs w:val="20"/>
        </w:rPr>
        <w:t>that</w:t>
      </w:r>
      <w:r w:rsidR="00E915D2" w:rsidRPr="00EE46BD">
        <w:rPr>
          <w:rFonts w:ascii="Times" w:eastAsia="Times New Roman" w:hAnsi="Times" w:cs="Times New Roman"/>
          <w:sz w:val="20"/>
          <w:szCs w:val="20"/>
        </w:rPr>
        <w:t xml:space="preserve"> accepts or has accepted a</w:t>
      </w:r>
      <w:r w:rsidR="00FE31B9">
        <w:rPr>
          <w:rFonts w:ascii="Times" w:eastAsia="Times New Roman" w:hAnsi="Times" w:cs="Times New Roman"/>
          <w:sz w:val="20"/>
          <w:szCs w:val="20"/>
        </w:rPr>
        <w:t xml:space="preserve"> </w:t>
      </w:r>
      <w:r w:rsidR="001637EF">
        <w:rPr>
          <w:rFonts w:ascii="Times" w:eastAsia="Times New Roman" w:hAnsi="Times" w:cs="Times New Roman"/>
          <w:sz w:val="20"/>
          <w:szCs w:val="20"/>
        </w:rPr>
        <w:t>Credential</w:t>
      </w:r>
      <w:r w:rsidR="00745156">
        <w:rPr>
          <w:rFonts w:ascii="Times" w:eastAsia="Times New Roman" w:hAnsi="Times" w:cs="Times New Roman"/>
          <w:sz w:val="20"/>
          <w:szCs w:val="20"/>
        </w:rPr>
        <w:t xml:space="preserve"> </w:t>
      </w:r>
      <w:r w:rsidR="003408EF">
        <w:rPr>
          <w:rFonts w:ascii="Times" w:eastAsia="Times New Roman" w:hAnsi="Times" w:cs="Times New Roman"/>
          <w:sz w:val="20"/>
          <w:szCs w:val="20"/>
        </w:rPr>
        <w:t xml:space="preserve">issued by </w:t>
      </w:r>
      <w:r w:rsidR="00A53549">
        <w:rPr>
          <w:rFonts w:ascii="Times" w:eastAsia="Times New Roman" w:hAnsi="Times" w:cs="Times New Roman"/>
          <w:sz w:val="20"/>
          <w:szCs w:val="20"/>
        </w:rPr>
        <w:t>an</w:t>
      </w:r>
      <w:r w:rsidR="003408EF">
        <w:rPr>
          <w:rFonts w:ascii="Times" w:eastAsia="Times New Roman" w:hAnsi="Times" w:cs="Times New Roman"/>
          <w:sz w:val="20"/>
          <w:szCs w:val="20"/>
        </w:rPr>
        <w:t xml:space="preserve"> Identity Provider for the purpose of authenticating a User.</w:t>
      </w:r>
    </w:p>
    <w:p w14:paraId="39BF33CD" w14:textId="5301BE0D" w:rsidR="00060A5B" w:rsidRDefault="006B12F3" w:rsidP="00060A5B">
      <w:pPr>
        <w:pStyle w:val="ListParagraph"/>
        <w:numPr>
          <w:ilvl w:val="0"/>
          <w:numId w:val="7"/>
        </w:numPr>
        <w:rPr>
          <w:rFonts w:ascii="Times" w:eastAsia="Times New Roman" w:hAnsi="Times" w:cs="Times New Roman"/>
          <w:sz w:val="20"/>
          <w:szCs w:val="20"/>
        </w:rPr>
      </w:pPr>
      <w:r w:rsidRPr="00060A5B">
        <w:rPr>
          <w:rFonts w:ascii="Times" w:eastAsia="Times New Roman" w:hAnsi="Times" w:cs="Times New Roman"/>
          <w:b/>
          <w:sz w:val="20"/>
          <w:szCs w:val="20"/>
        </w:rPr>
        <w:t>System Operator</w:t>
      </w:r>
      <w:r>
        <w:rPr>
          <w:rFonts w:ascii="Times" w:eastAsia="Times New Roman" w:hAnsi="Times" w:cs="Times New Roman"/>
          <w:sz w:val="20"/>
          <w:szCs w:val="20"/>
        </w:rPr>
        <w:t xml:space="preserve">: </w:t>
      </w:r>
      <w:r w:rsidR="008B31ED">
        <w:rPr>
          <w:rFonts w:ascii="Times" w:eastAsia="Times New Roman" w:hAnsi="Times" w:cs="Times New Roman"/>
          <w:sz w:val="20"/>
          <w:szCs w:val="20"/>
        </w:rPr>
        <w:t>The S</w:t>
      </w:r>
      <w:r>
        <w:rPr>
          <w:rFonts w:ascii="Times" w:eastAsia="Times New Roman" w:hAnsi="Times" w:cs="Times New Roman"/>
          <w:sz w:val="20"/>
          <w:szCs w:val="20"/>
        </w:rPr>
        <w:t>ystem</w:t>
      </w:r>
      <w:r w:rsidR="008B31ED">
        <w:rPr>
          <w:rFonts w:ascii="Times" w:eastAsia="Times New Roman" w:hAnsi="Times" w:cs="Times New Roman"/>
          <w:sz w:val="20"/>
          <w:szCs w:val="20"/>
        </w:rPr>
        <w:t xml:space="preserve"> O</w:t>
      </w:r>
      <w:r>
        <w:rPr>
          <w:rFonts w:ascii="Times" w:eastAsia="Times New Roman" w:hAnsi="Times" w:cs="Times New Roman"/>
          <w:sz w:val="20"/>
          <w:szCs w:val="20"/>
        </w:rPr>
        <w:t xml:space="preserve">perator is the role of a Party responsible for implementing and administering </w:t>
      </w:r>
      <w:r w:rsidR="00A53549">
        <w:rPr>
          <w:rFonts w:ascii="Times" w:eastAsia="Times New Roman" w:hAnsi="Times" w:cs="Times New Roman"/>
          <w:sz w:val="20"/>
          <w:szCs w:val="20"/>
        </w:rPr>
        <w:t>an</w:t>
      </w:r>
      <w:r w:rsidR="00FE31B9">
        <w:rPr>
          <w:rFonts w:ascii="Times" w:eastAsia="Times New Roman" w:hAnsi="Times" w:cs="Times New Roman"/>
          <w:sz w:val="20"/>
          <w:szCs w:val="20"/>
        </w:rPr>
        <w:t xml:space="preserve"> </w:t>
      </w:r>
      <w:r>
        <w:rPr>
          <w:rFonts w:ascii="Times" w:eastAsia="Times New Roman" w:hAnsi="Times" w:cs="Times New Roman"/>
          <w:sz w:val="20"/>
          <w:szCs w:val="20"/>
        </w:rPr>
        <w:t>Identity Federation</w:t>
      </w:r>
      <w:r w:rsidR="00D274E5">
        <w:rPr>
          <w:rFonts w:ascii="Times" w:eastAsia="Times New Roman" w:hAnsi="Times" w:cs="Times New Roman"/>
          <w:sz w:val="20"/>
          <w:szCs w:val="20"/>
        </w:rPr>
        <w:t xml:space="preserve">. </w:t>
      </w:r>
    </w:p>
    <w:p w14:paraId="47D15DB3" w14:textId="56E3E0B0" w:rsidR="00060A5B" w:rsidRDefault="00233631" w:rsidP="00060A5B">
      <w:pPr>
        <w:pStyle w:val="ListParagraph"/>
        <w:numPr>
          <w:ilvl w:val="0"/>
          <w:numId w:val="7"/>
        </w:numPr>
        <w:rPr>
          <w:rFonts w:ascii="Times" w:eastAsia="Times New Roman" w:hAnsi="Times" w:cs="Times New Roman"/>
          <w:sz w:val="20"/>
          <w:szCs w:val="20"/>
        </w:rPr>
      </w:pPr>
      <w:r w:rsidRPr="00060A5B">
        <w:rPr>
          <w:rFonts w:ascii="Times" w:eastAsia="Times New Roman" w:hAnsi="Times" w:cs="Times New Roman"/>
          <w:b/>
          <w:sz w:val="20"/>
          <w:szCs w:val="20"/>
        </w:rPr>
        <w:t>User</w:t>
      </w:r>
      <w:r w:rsidRPr="00060A5B">
        <w:rPr>
          <w:rFonts w:ascii="Times" w:eastAsia="Times New Roman" w:hAnsi="Times" w:cs="Times New Roman"/>
          <w:sz w:val="20"/>
          <w:szCs w:val="20"/>
        </w:rPr>
        <w:t>:</w:t>
      </w:r>
      <w:r w:rsidR="007E0FC7" w:rsidRPr="00060A5B">
        <w:rPr>
          <w:rFonts w:ascii="Times" w:eastAsia="Times New Roman" w:hAnsi="Times" w:cs="Times New Roman"/>
          <w:sz w:val="20"/>
          <w:szCs w:val="20"/>
        </w:rPr>
        <w:t xml:space="preserve"> </w:t>
      </w:r>
      <w:r w:rsidR="002409B1" w:rsidRPr="00060A5B">
        <w:rPr>
          <w:rFonts w:ascii="Times" w:eastAsia="Times New Roman" w:hAnsi="Times" w:cs="Times New Roman"/>
          <w:sz w:val="20"/>
          <w:szCs w:val="20"/>
        </w:rPr>
        <w:t>A</w:t>
      </w:r>
      <w:r w:rsidR="00060A5B" w:rsidRPr="00060A5B">
        <w:rPr>
          <w:rFonts w:ascii="Times" w:eastAsia="Times New Roman" w:hAnsi="Times" w:cs="Times New Roman"/>
          <w:sz w:val="20"/>
          <w:szCs w:val="20"/>
        </w:rPr>
        <w:t xml:space="preserve"> User is a Party that is a single human being </w:t>
      </w:r>
      <w:r w:rsidR="004A5ACA">
        <w:rPr>
          <w:rFonts w:ascii="Times" w:eastAsia="Times New Roman" w:hAnsi="Times" w:cs="Times New Roman"/>
          <w:sz w:val="20"/>
          <w:szCs w:val="20"/>
        </w:rPr>
        <w:t xml:space="preserve">who authenticates to any system covered by this Trust Framework, either using a Primary or Derived Federated Credential. </w:t>
      </w:r>
    </w:p>
    <w:p w14:paraId="68D77DAD" w14:textId="15714F79" w:rsidR="00E93ED6" w:rsidRPr="00060A5B" w:rsidRDefault="00E93ED6" w:rsidP="00060A5B">
      <w:pPr>
        <w:pStyle w:val="ListParagraph"/>
        <w:numPr>
          <w:ilvl w:val="0"/>
          <w:numId w:val="7"/>
        </w:numPr>
        <w:rPr>
          <w:rFonts w:ascii="Times" w:eastAsia="Times New Roman" w:hAnsi="Times" w:cs="Times New Roman"/>
          <w:sz w:val="20"/>
          <w:szCs w:val="20"/>
        </w:rPr>
      </w:pPr>
      <w:r w:rsidRPr="00060A5B">
        <w:rPr>
          <w:rFonts w:ascii="Times" w:eastAsia="Times New Roman" w:hAnsi="Times" w:cs="Times New Roman"/>
          <w:b/>
          <w:sz w:val="20"/>
          <w:szCs w:val="20"/>
        </w:rPr>
        <w:t>User Authority</w:t>
      </w:r>
      <w:r w:rsidR="00292E1F" w:rsidRPr="00060A5B">
        <w:rPr>
          <w:rFonts w:ascii="Times" w:eastAsia="Times New Roman" w:hAnsi="Times" w:cs="Times New Roman"/>
          <w:sz w:val="20"/>
          <w:szCs w:val="20"/>
        </w:rPr>
        <w:t>:</w:t>
      </w:r>
      <w:r w:rsidR="007E0FC7" w:rsidRPr="00060A5B">
        <w:rPr>
          <w:rFonts w:ascii="Times" w:eastAsia="Times New Roman" w:hAnsi="Times" w:cs="Times New Roman"/>
          <w:sz w:val="20"/>
          <w:szCs w:val="20"/>
        </w:rPr>
        <w:t xml:space="preserve"> </w:t>
      </w:r>
      <w:r w:rsidR="002409B1" w:rsidRPr="00060A5B">
        <w:rPr>
          <w:rFonts w:ascii="Times" w:eastAsia="Times New Roman" w:hAnsi="Times" w:cs="Times New Roman"/>
          <w:sz w:val="20"/>
          <w:szCs w:val="20"/>
        </w:rPr>
        <w:t xml:space="preserve">A User Authority is the role of a Party responsible for the issuance of Primary Credentials to Users.  </w:t>
      </w:r>
    </w:p>
    <w:p w14:paraId="3D6C3842" w14:textId="77777777" w:rsidR="00BD3DC7" w:rsidRDefault="00BD3DC7" w:rsidP="0013367C">
      <w:pPr>
        <w:rPr>
          <w:rFonts w:ascii="Times" w:eastAsia="Times New Roman" w:hAnsi="Times" w:cs="Times New Roman"/>
          <w:sz w:val="20"/>
          <w:szCs w:val="20"/>
        </w:rPr>
      </w:pPr>
    </w:p>
    <w:p w14:paraId="3E3FE099" w14:textId="77777777" w:rsidR="00823A4F" w:rsidRDefault="00823A4F">
      <w:pPr>
        <w:rPr>
          <w:rFonts w:ascii="Times" w:eastAsia="Times New Roman" w:hAnsi="Times" w:cs="Times New Roman"/>
          <w:sz w:val="20"/>
          <w:szCs w:val="20"/>
        </w:rPr>
      </w:pPr>
      <w:r>
        <w:rPr>
          <w:rFonts w:ascii="Times" w:eastAsia="Times New Roman" w:hAnsi="Times" w:cs="Times New Roman"/>
          <w:sz w:val="20"/>
          <w:szCs w:val="20"/>
        </w:rPr>
        <w:br w:type="page"/>
      </w:r>
    </w:p>
    <w:p w14:paraId="2E5C3587" w14:textId="347B449D" w:rsidR="00E37529" w:rsidRPr="004A3204" w:rsidRDefault="00E37529" w:rsidP="00BC5E25">
      <w:pPr>
        <w:ind w:left="720" w:hanging="720"/>
        <w:outlineLvl w:val="0"/>
        <w:rPr>
          <w:rFonts w:ascii="Times" w:eastAsia="Times New Roman" w:hAnsi="Times" w:cs="Times New Roman"/>
          <w:b/>
          <w:bCs/>
          <w:smallCaps/>
          <w:sz w:val="20"/>
          <w:szCs w:val="20"/>
        </w:rPr>
      </w:pPr>
      <w:r w:rsidRPr="004A3204">
        <w:rPr>
          <w:rFonts w:ascii="Times" w:eastAsia="Times New Roman" w:hAnsi="Times" w:cs="Times New Roman"/>
          <w:b/>
          <w:bCs/>
          <w:smallCaps/>
          <w:sz w:val="20"/>
          <w:szCs w:val="20"/>
        </w:rPr>
        <w:t xml:space="preserve">Appendix 2: Links to </w:t>
      </w:r>
      <w:r w:rsidR="00823A4F" w:rsidRPr="004A3204">
        <w:rPr>
          <w:rFonts w:ascii="Times" w:eastAsia="Times New Roman" w:hAnsi="Times" w:cs="Times New Roman"/>
          <w:b/>
          <w:bCs/>
          <w:smallCaps/>
          <w:sz w:val="20"/>
          <w:szCs w:val="20"/>
        </w:rPr>
        <w:t xml:space="preserve">Referenced </w:t>
      </w:r>
      <w:r w:rsidRPr="004A3204">
        <w:rPr>
          <w:rFonts w:ascii="Times" w:eastAsia="Times New Roman" w:hAnsi="Times" w:cs="Times New Roman"/>
          <w:b/>
          <w:bCs/>
          <w:smallCaps/>
          <w:sz w:val="20"/>
          <w:szCs w:val="20"/>
        </w:rPr>
        <w:t xml:space="preserve">Technical Standards, Specification </w:t>
      </w:r>
      <w:r w:rsidR="00823A4F" w:rsidRPr="004A3204">
        <w:rPr>
          <w:rFonts w:ascii="Times" w:eastAsia="Times New Roman" w:hAnsi="Times" w:cs="Times New Roman"/>
          <w:b/>
          <w:bCs/>
          <w:smallCaps/>
          <w:sz w:val="20"/>
          <w:szCs w:val="20"/>
        </w:rPr>
        <w:t>and</w:t>
      </w:r>
      <w:r w:rsidRPr="004A3204">
        <w:rPr>
          <w:rFonts w:ascii="Times" w:eastAsia="Times New Roman" w:hAnsi="Times" w:cs="Times New Roman"/>
          <w:b/>
          <w:bCs/>
          <w:smallCaps/>
          <w:sz w:val="20"/>
          <w:szCs w:val="20"/>
        </w:rPr>
        <w:t xml:space="preserve"> Protocols</w:t>
      </w:r>
    </w:p>
    <w:p w14:paraId="227E5B21" w14:textId="77777777" w:rsidR="00E37529" w:rsidRDefault="00E37529" w:rsidP="00E37529">
      <w:pPr>
        <w:ind w:left="720" w:hanging="720"/>
        <w:rPr>
          <w:rFonts w:ascii="Times" w:eastAsia="Times New Roman" w:hAnsi="Times" w:cs="Times New Roman"/>
          <w:sz w:val="20"/>
          <w:szCs w:val="20"/>
        </w:rPr>
      </w:pPr>
    </w:p>
    <w:p w14:paraId="647AC7B8" w14:textId="77777777" w:rsidR="00E37529" w:rsidRPr="0092103D" w:rsidRDefault="00E37529" w:rsidP="00BC5E25">
      <w:pPr>
        <w:ind w:left="720" w:hanging="720"/>
        <w:outlineLvl w:val="0"/>
        <w:rPr>
          <w:rFonts w:ascii="Times" w:eastAsia="Times New Roman" w:hAnsi="Times" w:cs="Times New Roman"/>
          <w:b/>
          <w:sz w:val="20"/>
          <w:szCs w:val="20"/>
        </w:rPr>
      </w:pPr>
      <w:proofErr w:type="spellStart"/>
      <w:r w:rsidRPr="0092103D">
        <w:rPr>
          <w:rFonts w:ascii="Times" w:eastAsia="Times New Roman" w:hAnsi="Times" w:cs="Times New Roman"/>
          <w:b/>
          <w:sz w:val="20"/>
          <w:szCs w:val="20"/>
        </w:rPr>
        <w:t>OpenID</w:t>
      </w:r>
      <w:proofErr w:type="spellEnd"/>
      <w:r w:rsidRPr="0092103D">
        <w:rPr>
          <w:rFonts w:ascii="Times" w:eastAsia="Times New Roman" w:hAnsi="Times" w:cs="Times New Roman"/>
          <w:b/>
          <w:sz w:val="20"/>
          <w:szCs w:val="20"/>
        </w:rPr>
        <w:t xml:space="preserve"> 2.0:</w:t>
      </w:r>
    </w:p>
    <w:p w14:paraId="554CC9AA"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Authentication (core): </w:t>
      </w:r>
      <w:hyperlink r:id="rId25" w:history="1">
        <w:r w:rsidRPr="00354CB9">
          <w:rPr>
            <w:rStyle w:val="Hyperlink"/>
            <w:rFonts w:ascii="Times" w:eastAsia="Times New Roman" w:hAnsi="Times" w:cs="Times New Roman"/>
            <w:sz w:val="20"/>
            <w:szCs w:val="20"/>
          </w:rPr>
          <w:t>http://openid.net/specs/openid-authentication-2_0.html</w:t>
        </w:r>
      </w:hyperlink>
      <w:r>
        <w:rPr>
          <w:rFonts w:ascii="Times" w:eastAsia="Times New Roman" w:hAnsi="Times" w:cs="Times New Roman"/>
          <w:sz w:val="20"/>
          <w:szCs w:val="20"/>
        </w:rPr>
        <w:t xml:space="preserve"> </w:t>
      </w:r>
    </w:p>
    <w:p w14:paraId="7DE16734"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AX: </w:t>
      </w:r>
      <w:hyperlink r:id="rId26" w:history="1">
        <w:r w:rsidRPr="00354CB9">
          <w:rPr>
            <w:rStyle w:val="Hyperlink"/>
            <w:rFonts w:ascii="Times" w:eastAsia="Times New Roman" w:hAnsi="Times" w:cs="Times New Roman"/>
            <w:sz w:val="20"/>
            <w:szCs w:val="20"/>
          </w:rPr>
          <w:t>http://openid.net/specs/openid-attribute-exchange-1_0.html</w:t>
        </w:r>
      </w:hyperlink>
      <w:r>
        <w:rPr>
          <w:rFonts w:ascii="Times" w:eastAsia="Times New Roman" w:hAnsi="Times" w:cs="Times New Roman"/>
          <w:sz w:val="20"/>
          <w:szCs w:val="20"/>
        </w:rPr>
        <w:t xml:space="preserve"> </w:t>
      </w:r>
    </w:p>
    <w:p w14:paraId="4B413E09"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PAPE: </w:t>
      </w:r>
      <w:hyperlink r:id="rId27" w:history="1">
        <w:r w:rsidRPr="00354CB9">
          <w:rPr>
            <w:rStyle w:val="Hyperlink"/>
            <w:rFonts w:ascii="Times" w:eastAsia="Times New Roman" w:hAnsi="Times" w:cs="Times New Roman"/>
            <w:sz w:val="20"/>
            <w:szCs w:val="20"/>
          </w:rPr>
          <w:t>http://openid.net/specs/openid-provider-authentication-policy-extension-1_0.html</w:t>
        </w:r>
      </w:hyperlink>
      <w:r>
        <w:rPr>
          <w:rFonts w:ascii="Times" w:eastAsia="Times New Roman" w:hAnsi="Times" w:cs="Times New Roman"/>
          <w:sz w:val="20"/>
          <w:szCs w:val="20"/>
        </w:rPr>
        <w:t xml:space="preserve"> </w:t>
      </w:r>
    </w:p>
    <w:p w14:paraId="20F5BAC2" w14:textId="77777777" w:rsidR="00E37529" w:rsidRPr="00204D5F" w:rsidRDefault="00E37529" w:rsidP="00E37529">
      <w:pPr>
        <w:ind w:left="720" w:hanging="720"/>
        <w:rPr>
          <w:rFonts w:ascii="Times" w:eastAsia="Times New Roman" w:hAnsi="Times" w:cs="Times New Roman"/>
          <w:sz w:val="20"/>
          <w:szCs w:val="20"/>
        </w:rPr>
      </w:pPr>
      <w:r>
        <w:rPr>
          <w:rFonts w:ascii="Times" w:eastAsia="Times New Roman" w:hAnsi="Times" w:cs="Times New Roman"/>
          <w:sz w:val="20"/>
          <w:szCs w:val="20"/>
        </w:rPr>
        <w:t xml:space="preserve"> </w:t>
      </w:r>
    </w:p>
    <w:p w14:paraId="0E0A7600" w14:textId="77777777" w:rsidR="00E37529" w:rsidRPr="0092103D" w:rsidRDefault="00E37529" w:rsidP="00BC5E25">
      <w:pPr>
        <w:ind w:left="720" w:hanging="720"/>
        <w:outlineLvl w:val="0"/>
        <w:rPr>
          <w:rFonts w:ascii="Times" w:eastAsia="Times New Roman" w:hAnsi="Times" w:cs="Times New Roman"/>
          <w:b/>
          <w:sz w:val="20"/>
          <w:szCs w:val="20"/>
        </w:rPr>
      </w:pPr>
      <w:proofErr w:type="spellStart"/>
      <w:r w:rsidRPr="0092103D">
        <w:rPr>
          <w:rFonts w:ascii="Times" w:eastAsia="Times New Roman" w:hAnsi="Times" w:cs="Times New Roman"/>
          <w:b/>
          <w:sz w:val="20"/>
          <w:szCs w:val="20"/>
        </w:rPr>
        <w:t>OpenID</w:t>
      </w:r>
      <w:proofErr w:type="spellEnd"/>
      <w:r w:rsidRPr="0092103D">
        <w:rPr>
          <w:rFonts w:ascii="Times" w:eastAsia="Times New Roman" w:hAnsi="Times" w:cs="Times New Roman"/>
          <w:b/>
          <w:sz w:val="20"/>
          <w:szCs w:val="20"/>
        </w:rPr>
        <w:t xml:space="preserve"> Connect:</w:t>
      </w:r>
    </w:p>
    <w:p w14:paraId="425DA974"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Basic client profile: </w:t>
      </w:r>
      <w:hyperlink r:id="rId28" w:history="1">
        <w:r w:rsidRPr="00354CB9">
          <w:rPr>
            <w:rStyle w:val="Hyperlink"/>
            <w:rFonts w:ascii="Times" w:eastAsia="Times New Roman" w:hAnsi="Times" w:cs="Times New Roman"/>
            <w:sz w:val="20"/>
            <w:szCs w:val="20"/>
          </w:rPr>
          <w:t>http://openid.net/specs/openid-connect-basic-1_0.html</w:t>
        </w:r>
      </w:hyperlink>
      <w:r>
        <w:rPr>
          <w:rFonts w:ascii="Times" w:eastAsia="Times New Roman" w:hAnsi="Times" w:cs="Times New Roman"/>
          <w:sz w:val="20"/>
          <w:szCs w:val="20"/>
        </w:rPr>
        <w:t xml:space="preserve"> </w:t>
      </w:r>
    </w:p>
    <w:p w14:paraId="1E3A9D9C"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Messages (abstract structure): </w:t>
      </w:r>
      <w:hyperlink r:id="rId29" w:history="1">
        <w:r w:rsidRPr="00354CB9">
          <w:rPr>
            <w:rStyle w:val="Hyperlink"/>
            <w:rFonts w:ascii="Times" w:eastAsia="Times New Roman" w:hAnsi="Times" w:cs="Times New Roman"/>
            <w:sz w:val="20"/>
            <w:szCs w:val="20"/>
          </w:rPr>
          <w:t>http://openid.net/specs/openid-connect-messages-1_0.html</w:t>
        </w:r>
      </w:hyperlink>
      <w:r>
        <w:rPr>
          <w:rFonts w:ascii="Times" w:eastAsia="Times New Roman" w:hAnsi="Times" w:cs="Times New Roman"/>
          <w:sz w:val="20"/>
          <w:szCs w:val="20"/>
        </w:rPr>
        <w:t xml:space="preserve"> </w:t>
      </w:r>
    </w:p>
    <w:p w14:paraId="49BD34AD"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Standard (http binding): </w:t>
      </w:r>
      <w:hyperlink r:id="rId30" w:history="1">
        <w:r w:rsidRPr="00354CB9">
          <w:rPr>
            <w:rStyle w:val="Hyperlink"/>
            <w:rFonts w:ascii="Times" w:eastAsia="Times New Roman" w:hAnsi="Times" w:cs="Times New Roman"/>
            <w:sz w:val="20"/>
            <w:szCs w:val="20"/>
          </w:rPr>
          <w:t>http://openid.net/specs/openid-connect-standard-1_0.html</w:t>
        </w:r>
      </w:hyperlink>
      <w:r>
        <w:rPr>
          <w:rFonts w:ascii="Times" w:eastAsia="Times New Roman" w:hAnsi="Times" w:cs="Times New Roman"/>
          <w:sz w:val="20"/>
          <w:szCs w:val="20"/>
        </w:rPr>
        <w:t xml:space="preserve"> </w:t>
      </w:r>
    </w:p>
    <w:p w14:paraId="7A9AA3DD"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Discovery: </w:t>
      </w:r>
      <w:hyperlink r:id="rId31" w:history="1">
        <w:r w:rsidRPr="00354CB9">
          <w:rPr>
            <w:rStyle w:val="Hyperlink"/>
            <w:rFonts w:ascii="Times" w:eastAsia="Times New Roman" w:hAnsi="Times" w:cs="Times New Roman"/>
            <w:sz w:val="20"/>
            <w:szCs w:val="20"/>
          </w:rPr>
          <w:t>http://openid.net/specs/openid-connect-discovery-1_0.html</w:t>
        </w:r>
      </w:hyperlink>
      <w:r>
        <w:rPr>
          <w:rFonts w:ascii="Times" w:eastAsia="Times New Roman" w:hAnsi="Times" w:cs="Times New Roman"/>
          <w:sz w:val="20"/>
          <w:szCs w:val="20"/>
        </w:rPr>
        <w:t xml:space="preserve"> </w:t>
      </w:r>
    </w:p>
    <w:p w14:paraId="198D5F61"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Dynamic Client registration: </w:t>
      </w:r>
      <w:hyperlink r:id="rId32" w:history="1">
        <w:r w:rsidRPr="00354CB9">
          <w:rPr>
            <w:rStyle w:val="Hyperlink"/>
            <w:rFonts w:ascii="Times" w:eastAsia="Times New Roman" w:hAnsi="Times" w:cs="Times New Roman"/>
            <w:sz w:val="20"/>
            <w:szCs w:val="20"/>
          </w:rPr>
          <w:t>http://openid.net/specs/openid-connect-registration-1_0.html</w:t>
        </w:r>
      </w:hyperlink>
      <w:r>
        <w:rPr>
          <w:rFonts w:ascii="Times" w:eastAsia="Times New Roman" w:hAnsi="Times" w:cs="Times New Roman"/>
          <w:sz w:val="20"/>
          <w:szCs w:val="20"/>
        </w:rPr>
        <w:t xml:space="preserve"> </w:t>
      </w:r>
    </w:p>
    <w:p w14:paraId="5F90DD16" w14:textId="77777777" w:rsidR="00E37529" w:rsidRPr="00204D5F" w:rsidRDefault="00E37529" w:rsidP="00E37529">
      <w:pPr>
        <w:ind w:left="720" w:hanging="720"/>
        <w:rPr>
          <w:rFonts w:ascii="Times" w:eastAsia="Times New Roman" w:hAnsi="Times" w:cs="Times New Roman"/>
          <w:sz w:val="20"/>
          <w:szCs w:val="20"/>
        </w:rPr>
      </w:pPr>
    </w:p>
    <w:p w14:paraId="537E6E75"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SWD: </w:t>
      </w:r>
      <w:hyperlink r:id="rId33" w:history="1">
        <w:r w:rsidRPr="00354CB9">
          <w:rPr>
            <w:rStyle w:val="Hyperlink"/>
            <w:rFonts w:ascii="Times" w:eastAsia="Times New Roman" w:hAnsi="Times" w:cs="Times New Roman"/>
            <w:sz w:val="20"/>
            <w:szCs w:val="20"/>
          </w:rPr>
          <w:t>http://tools.ietf.org/html/draft-jones-simple-web-discovery</w:t>
        </w:r>
      </w:hyperlink>
      <w:r>
        <w:rPr>
          <w:rFonts w:ascii="Times" w:eastAsia="Times New Roman" w:hAnsi="Times" w:cs="Times New Roman"/>
          <w:sz w:val="20"/>
          <w:szCs w:val="20"/>
        </w:rPr>
        <w:t xml:space="preserve"> </w:t>
      </w:r>
    </w:p>
    <w:p w14:paraId="346053B3" w14:textId="77777777" w:rsidR="00E37529" w:rsidRPr="00204D5F" w:rsidRDefault="00E37529" w:rsidP="00E37529">
      <w:pPr>
        <w:ind w:left="720" w:hanging="720"/>
        <w:rPr>
          <w:rFonts w:ascii="Times" w:eastAsia="Times New Roman" w:hAnsi="Times" w:cs="Times New Roman"/>
          <w:sz w:val="20"/>
          <w:szCs w:val="20"/>
        </w:rPr>
      </w:pPr>
    </w:p>
    <w:p w14:paraId="6E77C1A8" w14:textId="77777777" w:rsidR="00E37529" w:rsidRPr="0092103D" w:rsidRDefault="00E37529" w:rsidP="00BC5E25">
      <w:pPr>
        <w:ind w:left="720" w:hanging="720"/>
        <w:outlineLvl w:val="0"/>
        <w:rPr>
          <w:rFonts w:ascii="Times" w:eastAsia="Times New Roman" w:hAnsi="Times" w:cs="Times New Roman"/>
          <w:b/>
          <w:sz w:val="20"/>
          <w:szCs w:val="20"/>
        </w:rPr>
      </w:pPr>
      <w:r w:rsidRPr="0092103D">
        <w:rPr>
          <w:rFonts w:ascii="Times" w:eastAsia="Times New Roman" w:hAnsi="Times" w:cs="Times New Roman"/>
          <w:b/>
          <w:sz w:val="20"/>
          <w:szCs w:val="20"/>
        </w:rPr>
        <w:t>OAuth2:</w:t>
      </w:r>
    </w:p>
    <w:p w14:paraId="034D3CC0"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Core: </w:t>
      </w:r>
      <w:hyperlink r:id="rId34" w:history="1">
        <w:r w:rsidRPr="00354CB9">
          <w:rPr>
            <w:rStyle w:val="Hyperlink"/>
            <w:rFonts w:ascii="Times" w:eastAsia="Times New Roman" w:hAnsi="Times" w:cs="Times New Roman"/>
            <w:sz w:val="20"/>
            <w:szCs w:val="20"/>
          </w:rPr>
          <w:t>http://tools.ietf.org/html/draft-ietf-oauth-v2</w:t>
        </w:r>
      </w:hyperlink>
      <w:r>
        <w:rPr>
          <w:rFonts w:ascii="Times" w:eastAsia="Times New Roman" w:hAnsi="Times" w:cs="Times New Roman"/>
          <w:sz w:val="20"/>
          <w:szCs w:val="20"/>
        </w:rPr>
        <w:t xml:space="preserve"> </w:t>
      </w:r>
    </w:p>
    <w:p w14:paraId="452048D3"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Bearer: </w:t>
      </w:r>
      <w:hyperlink r:id="rId35" w:history="1">
        <w:r w:rsidRPr="00354CB9">
          <w:rPr>
            <w:rStyle w:val="Hyperlink"/>
            <w:rFonts w:ascii="Times" w:eastAsia="Times New Roman" w:hAnsi="Times" w:cs="Times New Roman"/>
            <w:sz w:val="20"/>
            <w:szCs w:val="20"/>
          </w:rPr>
          <w:t>http://tools.ietf.org/html/draft-ietf-oauth-v2-bearer</w:t>
        </w:r>
      </w:hyperlink>
      <w:r>
        <w:rPr>
          <w:rFonts w:ascii="Times" w:eastAsia="Times New Roman" w:hAnsi="Times" w:cs="Times New Roman"/>
          <w:sz w:val="20"/>
          <w:szCs w:val="20"/>
        </w:rPr>
        <w:t xml:space="preserve"> </w:t>
      </w:r>
    </w:p>
    <w:p w14:paraId="02968D8A" w14:textId="77777777" w:rsidR="00E37529" w:rsidRPr="00204D5F" w:rsidRDefault="00E37529" w:rsidP="00E37529">
      <w:pPr>
        <w:ind w:left="720" w:hanging="720"/>
        <w:rPr>
          <w:rFonts w:ascii="Times" w:eastAsia="Times New Roman" w:hAnsi="Times" w:cs="Times New Roman"/>
          <w:sz w:val="20"/>
          <w:szCs w:val="20"/>
        </w:rPr>
      </w:pPr>
    </w:p>
    <w:p w14:paraId="64C0AB2A" w14:textId="77777777" w:rsidR="00E37529" w:rsidRPr="00204D5F" w:rsidRDefault="00E37529" w:rsidP="00E37529">
      <w:pPr>
        <w:ind w:left="720" w:hanging="720"/>
        <w:rPr>
          <w:rFonts w:ascii="Times" w:eastAsia="Times New Roman" w:hAnsi="Times" w:cs="Times New Roman"/>
          <w:sz w:val="20"/>
          <w:szCs w:val="20"/>
        </w:rPr>
      </w:pPr>
      <w:r w:rsidRPr="00204D5F">
        <w:rPr>
          <w:rFonts w:ascii="Times" w:eastAsia="Times New Roman" w:hAnsi="Times" w:cs="Times New Roman"/>
          <w:sz w:val="20"/>
          <w:szCs w:val="20"/>
        </w:rPr>
        <w:t>JSON Object Signing and Encryption:</w:t>
      </w:r>
    </w:p>
    <w:p w14:paraId="4E7367C4"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JWT (tokens): </w:t>
      </w:r>
      <w:hyperlink r:id="rId36" w:history="1">
        <w:r w:rsidRPr="00354CB9">
          <w:rPr>
            <w:rStyle w:val="Hyperlink"/>
            <w:rFonts w:ascii="Times" w:eastAsia="Times New Roman" w:hAnsi="Times" w:cs="Times New Roman"/>
            <w:sz w:val="20"/>
            <w:szCs w:val="20"/>
          </w:rPr>
          <w:t>http://tools.ietf.org/html/draft-ietf-oauth-json-web-token</w:t>
        </w:r>
      </w:hyperlink>
      <w:r>
        <w:rPr>
          <w:rFonts w:ascii="Times" w:eastAsia="Times New Roman" w:hAnsi="Times" w:cs="Times New Roman"/>
          <w:sz w:val="20"/>
          <w:szCs w:val="20"/>
        </w:rPr>
        <w:t xml:space="preserve"> </w:t>
      </w:r>
    </w:p>
    <w:p w14:paraId="3C609E33"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JWS (signing): </w:t>
      </w:r>
      <w:hyperlink r:id="rId37" w:history="1">
        <w:r w:rsidRPr="00354CB9">
          <w:rPr>
            <w:rStyle w:val="Hyperlink"/>
            <w:rFonts w:ascii="Times" w:eastAsia="Times New Roman" w:hAnsi="Times" w:cs="Times New Roman"/>
            <w:sz w:val="20"/>
            <w:szCs w:val="20"/>
          </w:rPr>
          <w:t>http://tools.ietf.org/html/draft-ietf-jose-json-web-signature</w:t>
        </w:r>
      </w:hyperlink>
      <w:r>
        <w:rPr>
          <w:rFonts w:ascii="Times" w:eastAsia="Times New Roman" w:hAnsi="Times" w:cs="Times New Roman"/>
          <w:sz w:val="20"/>
          <w:szCs w:val="20"/>
        </w:rPr>
        <w:t xml:space="preserve"> </w:t>
      </w:r>
    </w:p>
    <w:p w14:paraId="61A1D5C1"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JWE (encryption): </w:t>
      </w:r>
      <w:hyperlink r:id="rId38" w:history="1">
        <w:r w:rsidRPr="00354CB9">
          <w:rPr>
            <w:rStyle w:val="Hyperlink"/>
            <w:rFonts w:ascii="Times" w:eastAsia="Times New Roman" w:hAnsi="Times" w:cs="Times New Roman"/>
            <w:sz w:val="20"/>
            <w:szCs w:val="20"/>
          </w:rPr>
          <w:t>http://tools.ietf.org/html/draft-ietf-jose-json-web-encryption</w:t>
        </w:r>
      </w:hyperlink>
      <w:r>
        <w:rPr>
          <w:rFonts w:ascii="Times" w:eastAsia="Times New Roman" w:hAnsi="Times" w:cs="Times New Roman"/>
          <w:sz w:val="20"/>
          <w:szCs w:val="20"/>
        </w:rPr>
        <w:t xml:space="preserve"> </w:t>
      </w:r>
    </w:p>
    <w:p w14:paraId="1892350B" w14:textId="77777777" w:rsidR="00E37529" w:rsidRPr="00204D5F"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JWK (keys): </w:t>
      </w:r>
      <w:hyperlink r:id="rId39" w:history="1">
        <w:r w:rsidRPr="00354CB9">
          <w:rPr>
            <w:rStyle w:val="Hyperlink"/>
            <w:rFonts w:ascii="Times" w:eastAsia="Times New Roman" w:hAnsi="Times" w:cs="Times New Roman"/>
            <w:sz w:val="20"/>
            <w:szCs w:val="20"/>
          </w:rPr>
          <w:t>http://tools.ietf.org/html/draft-ietf-jose-json-web-key</w:t>
        </w:r>
      </w:hyperlink>
      <w:r>
        <w:rPr>
          <w:rFonts w:ascii="Times" w:eastAsia="Times New Roman" w:hAnsi="Times" w:cs="Times New Roman"/>
          <w:sz w:val="20"/>
          <w:szCs w:val="20"/>
        </w:rPr>
        <w:t xml:space="preserve"> </w:t>
      </w:r>
    </w:p>
    <w:p w14:paraId="490DFFDA" w14:textId="27EEA0ED" w:rsidR="00E37529" w:rsidRPr="003F36F7" w:rsidRDefault="00E37529" w:rsidP="00BC5E25">
      <w:pPr>
        <w:ind w:left="720" w:hanging="720"/>
        <w:outlineLvl w:val="0"/>
        <w:rPr>
          <w:rFonts w:ascii="Times" w:eastAsia="Times New Roman" w:hAnsi="Times" w:cs="Times New Roman"/>
          <w:sz w:val="20"/>
          <w:szCs w:val="20"/>
        </w:rPr>
      </w:pPr>
      <w:r w:rsidRPr="00204D5F">
        <w:rPr>
          <w:rFonts w:ascii="Times" w:eastAsia="Times New Roman" w:hAnsi="Times" w:cs="Times New Roman"/>
          <w:sz w:val="20"/>
          <w:szCs w:val="20"/>
        </w:rPr>
        <w:t xml:space="preserve">JWA (algorithms): </w:t>
      </w:r>
      <w:hyperlink r:id="rId40" w:history="1">
        <w:r w:rsidRPr="00354CB9">
          <w:rPr>
            <w:rStyle w:val="Hyperlink"/>
            <w:rFonts w:ascii="Times" w:eastAsia="Times New Roman" w:hAnsi="Times" w:cs="Times New Roman"/>
            <w:sz w:val="20"/>
            <w:szCs w:val="20"/>
          </w:rPr>
          <w:t>http://tools.ietf.org/html/draft-ietf-jose-json-web-algorithms</w:t>
        </w:r>
      </w:hyperlink>
      <w:r>
        <w:rPr>
          <w:rFonts w:ascii="Times" w:eastAsia="Times New Roman" w:hAnsi="Times" w:cs="Times New Roman"/>
          <w:sz w:val="20"/>
          <w:szCs w:val="20"/>
        </w:rPr>
        <w:t xml:space="preserve"> </w:t>
      </w:r>
    </w:p>
    <w:p w14:paraId="195373E9" w14:textId="77777777" w:rsidR="00C046E1" w:rsidRDefault="00C046E1">
      <w:pPr>
        <w:rPr>
          <w:rFonts w:ascii="Times" w:eastAsia="Times New Roman" w:hAnsi="Times" w:cs="Times New Roman"/>
          <w:b/>
          <w:sz w:val="20"/>
          <w:szCs w:val="20"/>
          <w:u w:val="single"/>
        </w:rPr>
      </w:pPr>
      <w:r>
        <w:rPr>
          <w:rFonts w:ascii="Times" w:eastAsia="Times New Roman" w:hAnsi="Times" w:cs="Times New Roman"/>
          <w:b/>
          <w:sz w:val="20"/>
          <w:szCs w:val="20"/>
          <w:u w:val="single"/>
        </w:rPr>
        <w:br w:type="page"/>
      </w:r>
    </w:p>
    <w:p w14:paraId="3C536AD4" w14:textId="216690F1" w:rsidR="008C751A" w:rsidRDefault="008C751A" w:rsidP="00BC5E25">
      <w:pPr>
        <w:outlineLvl w:val="0"/>
        <w:rPr>
          <w:rFonts w:ascii="Times" w:eastAsia="Times New Roman" w:hAnsi="Times" w:cs="Times New Roman"/>
          <w:b/>
          <w:sz w:val="20"/>
          <w:szCs w:val="20"/>
          <w:u w:val="single"/>
        </w:rPr>
      </w:pPr>
      <w:r>
        <w:rPr>
          <w:rFonts w:ascii="Times" w:eastAsia="Times New Roman" w:hAnsi="Times" w:cs="Times New Roman"/>
          <w:b/>
          <w:sz w:val="20"/>
          <w:szCs w:val="20"/>
          <w:u w:val="single"/>
        </w:rPr>
        <w:t>Accompanying Documentation (Not Included Within or Referenced From Trust Framework)</w:t>
      </w:r>
    </w:p>
    <w:p w14:paraId="0972932E" w14:textId="77777777" w:rsidR="00B176A3" w:rsidRPr="003F36F7" w:rsidRDefault="00B176A3" w:rsidP="0013367C">
      <w:pPr>
        <w:rPr>
          <w:rFonts w:ascii="Times" w:eastAsia="Times New Roman" w:hAnsi="Times" w:cs="Times New Roman"/>
          <w:sz w:val="20"/>
          <w:szCs w:val="20"/>
        </w:rPr>
      </w:pPr>
    </w:p>
    <w:p w14:paraId="76D32F69" w14:textId="6416C157" w:rsidR="008C751A" w:rsidRPr="008C751A" w:rsidRDefault="00753BE8" w:rsidP="00BC5E25">
      <w:pPr>
        <w:outlineLvl w:val="0"/>
        <w:rPr>
          <w:rFonts w:ascii="Times" w:eastAsia="Times New Roman" w:hAnsi="Times" w:cs="Times New Roman"/>
          <w:b/>
          <w:sz w:val="20"/>
          <w:szCs w:val="20"/>
        </w:rPr>
      </w:pPr>
      <w:r>
        <w:rPr>
          <w:rFonts w:ascii="Times" w:eastAsia="Times New Roman" w:hAnsi="Times" w:cs="Times New Roman"/>
          <w:b/>
          <w:sz w:val="20"/>
          <w:szCs w:val="20"/>
        </w:rPr>
        <w:t xml:space="preserve">Addenda </w:t>
      </w:r>
      <w:r w:rsidR="00F6476C" w:rsidRPr="008C751A">
        <w:rPr>
          <w:rFonts w:ascii="Times" w:eastAsia="Times New Roman" w:hAnsi="Times" w:cs="Times New Roman"/>
          <w:b/>
          <w:sz w:val="20"/>
          <w:szCs w:val="20"/>
        </w:rPr>
        <w:t xml:space="preserve">1. </w:t>
      </w:r>
      <w:r w:rsidR="008C751A">
        <w:rPr>
          <w:rFonts w:ascii="Times" w:eastAsia="Times New Roman" w:hAnsi="Times" w:cs="Times New Roman"/>
          <w:b/>
          <w:sz w:val="20"/>
          <w:szCs w:val="20"/>
        </w:rPr>
        <w:t>Governance</w:t>
      </w:r>
    </w:p>
    <w:p w14:paraId="582759E7" w14:textId="184BF1A7" w:rsidR="00C7179D" w:rsidRDefault="003F36F7" w:rsidP="003F36F7">
      <w:pPr>
        <w:rPr>
          <w:rFonts w:ascii="Times" w:eastAsia="Times New Roman" w:hAnsi="Times" w:cs="Times New Roman"/>
          <w:sz w:val="20"/>
          <w:szCs w:val="20"/>
        </w:rPr>
      </w:pPr>
      <w:r w:rsidRPr="003F36F7">
        <w:rPr>
          <w:rFonts w:ascii="Times" w:eastAsia="Times New Roman" w:hAnsi="Times" w:cs="Times New Roman"/>
          <w:sz w:val="20"/>
          <w:szCs w:val="20"/>
        </w:rPr>
        <w:t>Below is an example of a possible flow for promulgation of the Tr</w:t>
      </w:r>
      <w:r w:rsidR="002C5A43">
        <w:rPr>
          <w:rFonts w:ascii="Times" w:eastAsia="Times New Roman" w:hAnsi="Times" w:cs="Times New Roman"/>
          <w:sz w:val="20"/>
          <w:szCs w:val="20"/>
        </w:rPr>
        <w:t>ust Framework System Rules:</w:t>
      </w:r>
    </w:p>
    <w:p w14:paraId="34824AD1" w14:textId="77777777" w:rsidR="002C5A43" w:rsidRDefault="002C5A43" w:rsidP="003F36F7">
      <w:pPr>
        <w:rPr>
          <w:rFonts w:ascii="Times" w:eastAsia="Times New Roman" w:hAnsi="Times" w:cs="Times New Roman"/>
          <w:sz w:val="20"/>
          <w:szCs w:val="20"/>
        </w:rPr>
      </w:pPr>
    </w:p>
    <w:p w14:paraId="2F9F8CC1" w14:textId="74B38FED" w:rsidR="002B3579" w:rsidRDefault="00C046E1">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800646A" wp14:editId="10694001">
            <wp:extent cx="3201753" cy="73689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Auth-3-April-30-2012.jpg"/>
                    <pic:cNvPicPr/>
                  </pic:nvPicPr>
                  <pic:blipFill>
                    <a:blip r:embed="rId41">
                      <a:extLst>
                        <a:ext uri="{28A0092B-C50C-407E-A947-70E740481C1C}">
                          <a14:useLocalDpi xmlns:a14="http://schemas.microsoft.com/office/drawing/2010/main" val="0"/>
                        </a:ext>
                      </a:extLst>
                    </a:blip>
                    <a:stretch>
                      <a:fillRect/>
                    </a:stretch>
                  </pic:blipFill>
                  <pic:spPr>
                    <a:xfrm>
                      <a:off x="0" y="0"/>
                      <a:ext cx="3201871" cy="7369251"/>
                    </a:xfrm>
                    <a:prstGeom prst="rect">
                      <a:avLst/>
                    </a:prstGeom>
                  </pic:spPr>
                </pic:pic>
              </a:graphicData>
            </a:graphic>
          </wp:inline>
        </w:drawing>
      </w:r>
    </w:p>
    <w:p w14:paraId="40A5B6CA" w14:textId="701D6D12" w:rsidR="00671D39" w:rsidRPr="00671D39" w:rsidRDefault="002C716A" w:rsidP="00BC5E25">
      <w:pPr>
        <w:outlineLvl w:val="0"/>
        <w:rPr>
          <w:rFonts w:ascii="Times" w:eastAsia="Times New Roman" w:hAnsi="Times" w:cs="Times New Roman"/>
          <w:b/>
          <w:sz w:val="20"/>
          <w:szCs w:val="20"/>
        </w:rPr>
      </w:pPr>
      <w:r>
        <w:rPr>
          <w:rFonts w:ascii="Times" w:eastAsia="Times New Roman" w:hAnsi="Times" w:cs="Times New Roman"/>
          <w:b/>
          <w:sz w:val="20"/>
          <w:szCs w:val="20"/>
        </w:rPr>
        <w:t xml:space="preserve">Addenda </w:t>
      </w:r>
      <w:r w:rsidR="00F6476C" w:rsidRPr="00671D39">
        <w:rPr>
          <w:rFonts w:ascii="Times" w:eastAsia="Times New Roman" w:hAnsi="Times" w:cs="Times New Roman"/>
          <w:b/>
          <w:sz w:val="20"/>
          <w:szCs w:val="20"/>
        </w:rPr>
        <w:t>2.</w:t>
      </w:r>
      <w:r w:rsidR="00EC5718" w:rsidRPr="00671D39">
        <w:rPr>
          <w:rFonts w:ascii="Times" w:eastAsia="Times New Roman" w:hAnsi="Times" w:cs="Times New Roman"/>
          <w:b/>
          <w:sz w:val="20"/>
          <w:szCs w:val="20"/>
        </w:rPr>
        <w:t>A</w:t>
      </w:r>
      <w:r w:rsidR="00F6476C" w:rsidRPr="00671D39">
        <w:rPr>
          <w:rFonts w:ascii="Times" w:eastAsia="Times New Roman" w:hAnsi="Times" w:cs="Times New Roman"/>
          <w:b/>
          <w:sz w:val="20"/>
          <w:szCs w:val="20"/>
        </w:rPr>
        <w:t xml:space="preserve"> Operations</w:t>
      </w:r>
      <w:r w:rsidR="00490823" w:rsidRPr="00671D39">
        <w:rPr>
          <w:rFonts w:ascii="Times" w:eastAsia="Times New Roman" w:hAnsi="Times" w:cs="Times New Roman"/>
          <w:b/>
          <w:sz w:val="20"/>
          <w:szCs w:val="20"/>
        </w:rPr>
        <w:t xml:space="preserve">: On-boarding </w:t>
      </w:r>
      <w:r w:rsidR="00671D39" w:rsidRPr="00671D39">
        <w:rPr>
          <w:rFonts w:ascii="Times" w:eastAsia="Times New Roman" w:hAnsi="Times" w:cs="Times New Roman"/>
          <w:b/>
          <w:sz w:val="20"/>
          <w:szCs w:val="20"/>
        </w:rPr>
        <w:t>White Listed Relying Party</w:t>
      </w:r>
      <w:r w:rsidR="00F6476C" w:rsidRPr="00671D39">
        <w:rPr>
          <w:rFonts w:ascii="Times" w:eastAsia="Times New Roman" w:hAnsi="Times" w:cs="Times New Roman"/>
          <w:b/>
          <w:sz w:val="20"/>
          <w:szCs w:val="20"/>
        </w:rPr>
        <w:t xml:space="preserve"> </w:t>
      </w:r>
    </w:p>
    <w:p w14:paraId="07BF4071" w14:textId="69739AD2" w:rsidR="00F6476C" w:rsidRDefault="00F6476C" w:rsidP="003F36F7">
      <w:pPr>
        <w:rPr>
          <w:rFonts w:ascii="Times" w:eastAsia="Times New Roman" w:hAnsi="Times" w:cs="Times New Roman"/>
          <w:sz w:val="20"/>
          <w:szCs w:val="20"/>
        </w:rPr>
      </w:pPr>
      <w:r w:rsidRPr="003F36F7">
        <w:rPr>
          <w:rFonts w:ascii="Times" w:eastAsia="Times New Roman" w:hAnsi="Times" w:cs="Times New Roman"/>
          <w:sz w:val="20"/>
          <w:szCs w:val="20"/>
        </w:rPr>
        <w:t xml:space="preserve">Below is an example of a possible flow for </w:t>
      </w:r>
      <w:r w:rsidR="00292E1F">
        <w:rPr>
          <w:rFonts w:ascii="Times" w:eastAsia="Times New Roman" w:hAnsi="Times" w:cs="Times New Roman"/>
          <w:sz w:val="20"/>
          <w:szCs w:val="20"/>
        </w:rPr>
        <w:t>on</w:t>
      </w:r>
      <w:r>
        <w:rPr>
          <w:rFonts w:ascii="Times" w:eastAsia="Times New Roman" w:hAnsi="Times" w:cs="Times New Roman"/>
          <w:sz w:val="20"/>
          <w:szCs w:val="20"/>
        </w:rPr>
        <w:t>boarding of trusted MITRE partners as “White Listed” fed</w:t>
      </w:r>
      <w:r w:rsidR="002B0DA2">
        <w:rPr>
          <w:rFonts w:ascii="Times" w:eastAsia="Times New Roman" w:hAnsi="Times" w:cs="Times New Roman"/>
          <w:sz w:val="20"/>
          <w:szCs w:val="20"/>
        </w:rPr>
        <w:t>erated identity Relying Parties:</w:t>
      </w:r>
    </w:p>
    <w:p w14:paraId="64C4D622" w14:textId="1F10D875" w:rsidR="002B0DA2" w:rsidRDefault="002B0DA2" w:rsidP="003F36F7">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44CBA59" wp14:editId="01CE9AB5">
            <wp:extent cx="4516585" cy="6626416"/>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Ops-3-April-30-2012.jpg"/>
                    <pic:cNvPicPr/>
                  </pic:nvPicPr>
                  <pic:blipFill>
                    <a:blip r:embed="rId42">
                      <a:extLst>
                        <a:ext uri="{28A0092B-C50C-407E-A947-70E740481C1C}">
                          <a14:useLocalDpi xmlns:a14="http://schemas.microsoft.com/office/drawing/2010/main" val="0"/>
                        </a:ext>
                      </a:extLst>
                    </a:blip>
                    <a:stretch>
                      <a:fillRect/>
                    </a:stretch>
                  </pic:blipFill>
                  <pic:spPr>
                    <a:xfrm>
                      <a:off x="0" y="0"/>
                      <a:ext cx="4516899" cy="6626876"/>
                    </a:xfrm>
                    <a:prstGeom prst="rect">
                      <a:avLst/>
                    </a:prstGeom>
                  </pic:spPr>
                </pic:pic>
              </a:graphicData>
            </a:graphic>
          </wp:inline>
        </w:drawing>
      </w:r>
    </w:p>
    <w:p w14:paraId="27F7A273" w14:textId="77777777" w:rsidR="00EC5718" w:rsidRDefault="00EC5718">
      <w:pPr>
        <w:rPr>
          <w:rFonts w:ascii="Times" w:eastAsia="Times New Roman" w:hAnsi="Times" w:cs="Times New Roman"/>
          <w:sz w:val="20"/>
          <w:szCs w:val="20"/>
        </w:rPr>
      </w:pPr>
      <w:r>
        <w:rPr>
          <w:rFonts w:ascii="Times" w:eastAsia="Times New Roman" w:hAnsi="Times" w:cs="Times New Roman"/>
          <w:sz w:val="20"/>
          <w:szCs w:val="20"/>
        </w:rPr>
        <w:br w:type="page"/>
      </w:r>
    </w:p>
    <w:p w14:paraId="19475B3F" w14:textId="33EE2E12" w:rsidR="00671D39" w:rsidRPr="00671D39" w:rsidRDefault="002C716A" w:rsidP="00BC5E25">
      <w:pPr>
        <w:outlineLvl w:val="0"/>
        <w:rPr>
          <w:rFonts w:ascii="Times" w:eastAsia="Times New Roman" w:hAnsi="Times" w:cs="Times New Roman"/>
          <w:b/>
          <w:sz w:val="20"/>
          <w:szCs w:val="20"/>
        </w:rPr>
      </w:pPr>
      <w:r>
        <w:rPr>
          <w:rFonts w:ascii="Times" w:eastAsia="Times New Roman" w:hAnsi="Times" w:cs="Times New Roman"/>
          <w:b/>
          <w:sz w:val="20"/>
          <w:szCs w:val="20"/>
        </w:rPr>
        <w:t xml:space="preserve">Addenda </w:t>
      </w:r>
      <w:r w:rsidR="00EC5718" w:rsidRPr="00671D39">
        <w:rPr>
          <w:rFonts w:ascii="Times" w:eastAsia="Times New Roman" w:hAnsi="Times" w:cs="Times New Roman"/>
          <w:b/>
          <w:sz w:val="20"/>
          <w:szCs w:val="20"/>
        </w:rPr>
        <w:t xml:space="preserve">2.B </w:t>
      </w:r>
      <w:r w:rsidR="0079408E" w:rsidRPr="00671D39">
        <w:rPr>
          <w:rFonts w:ascii="Times" w:eastAsia="Times New Roman" w:hAnsi="Times" w:cs="Times New Roman"/>
          <w:b/>
          <w:sz w:val="20"/>
          <w:szCs w:val="20"/>
        </w:rPr>
        <w:t>Technical Ar</w:t>
      </w:r>
      <w:r w:rsidR="00671D39" w:rsidRPr="00671D39">
        <w:rPr>
          <w:rFonts w:ascii="Times" w:eastAsia="Times New Roman" w:hAnsi="Times" w:cs="Times New Roman"/>
          <w:b/>
          <w:sz w:val="20"/>
          <w:szCs w:val="20"/>
        </w:rPr>
        <w:t>chitecture</w:t>
      </w:r>
    </w:p>
    <w:p w14:paraId="742B25DB" w14:textId="2B148188" w:rsidR="00EC5718" w:rsidRDefault="00671D39" w:rsidP="00EC5718">
      <w:pPr>
        <w:rPr>
          <w:rFonts w:ascii="Times" w:eastAsia="Times New Roman" w:hAnsi="Times" w:cs="Times New Roman"/>
          <w:sz w:val="20"/>
          <w:szCs w:val="20"/>
        </w:rPr>
      </w:pPr>
      <w:r>
        <w:rPr>
          <w:rFonts w:ascii="Times" w:eastAsia="Times New Roman" w:hAnsi="Times" w:cs="Times New Roman"/>
          <w:sz w:val="20"/>
          <w:szCs w:val="20"/>
        </w:rPr>
        <w:t>B</w:t>
      </w:r>
      <w:r w:rsidR="0079408E">
        <w:rPr>
          <w:rFonts w:ascii="Times" w:eastAsia="Times New Roman" w:hAnsi="Times" w:cs="Times New Roman"/>
          <w:sz w:val="20"/>
          <w:szCs w:val="20"/>
        </w:rPr>
        <w:t xml:space="preserve">elow is an example of how the </w:t>
      </w:r>
      <w:proofErr w:type="spellStart"/>
      <w:r w:rsidR="0079408E">
        <w:rPr>
          <w:rFonts w:ascii="Times" w:eastAsia="Times New Roman" w:hAnsi="Times" w:cs="Times New Roman"/>
          <w:sz w:val="20"/>
          <w:szCs w:val="20"/>
        </w:rPr>
        <w:t>MITREid</w:t>
      </w:r>
      <w:proofErr w:type="spellEnd"/>
      <w:r w:rsidR="0079408E">
        <w:rPr>
          <w:rFonts w:ascii="Times" w:eastAsia="Times New Roman" w:hAnsi="Times" w:cs="Times New Roman"/>
          <w:sz w:val="20"/>
          <w:szCs w:val="20"/>
        </w:rPr>
        <w:t xml:space="preserve"> technical architecture could be depicted</w:t>
      </w:r>
      <w:r w:rsidR="002B5FD8">
        <w:rPr>
          <w:rFonts w:ascii="Times" w:eastAsia="Times New Roman" w:hAnsi="Times" w:cs="Times New Roman"/>
          <w:sz w:val="20"/>
          <w:szCs w:val="20"/>
        </w:rPr>
        <w:t>:</w:t>
      </w:r>
    </w:p>
    <w:p w14:paraId="68407B93" w14:textId="77777777" w:rsidR="002B5FD8" w:rsidRDefault="002B5FD8" w:rsidP="00EC5718">
      <w:pPr>
        <w:rPr>
          <w:rFonts w:ascii="Times" w:eastAsia="Times New Roman" w:hAnsi="Times" w:cs="Times New Roman"/>
          <w:sz w:val="20"/>
          <w:szCs w:val="20"/>
        </w:rPr>
      </w:pPr>
    </w:p>
    <w:p w14:paraId="621FEE31" w14:textId="19EE0DB6" w:rsidR="00EC5718" w:rsidRDefault="0079408E" w:rsidP="00EC5718">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5C90B794" wp14:editId="5D91DA8D">
            <wp:extent cx="5486400" cy="3376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Diagram.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376295"/>
                    </a:xfrm>
                    <a:prstGeom prst="rect">
                      <a:avLst/>
                    </a:prstGeom>
                  </pic:spPr>
                </pic:pic>
              </a:graphicData>
            </a:graphic>
          </wp:inline>
        </w:drawing>
      </w:r>
    </w:p>
    <w:p w14:paraId="03ADD77D" w14:textId="77777777" w:rsidR="00EC5718" w:rsidRDefault="00EC5718" w:rsidP="003F36F7">
      <w:pPr>
        <w:rPr>
          <w:rFonts w:ascii="Times" w:eastAsia="Times New Roman" w:hAnsi="Times" w:cs="Times New Roman"/>
          <w:sz w:val="20"/>
          <w:szCs w:val="20"/>
        </w:rPr>
      </w:pPr>
    </w:p>
    <w:p w14:paraId="4BBDB1FB" w14:textId="77777777" w:rsidR="002B3579" w:rsidRDefault="002B3579">
      <w:pPr>
        <w:rPr>
          <w:rFonts w:ascii="Times" w:eastAsia="Times New Roman" w:hAnsi="Times" w:cs="Times New Roman"/>
          <w:sz w:val="20"/>
          <w:szCs w:val="20"/>
        </w:rPr>
      </w:pPr>
      <w:r>
        <w:rPr>
          <w:rFonts w:ascii="Times" w:eastAsia="Times New Roman" w:hAnsi="Times" w:cs="Times New Roman"/>
          <w:sz w:val="20"/>
          <w:szCs w:val="20"/>
        </w:rPr>
        <w:br w:type="page"/>
      </w:r>
    </w:p>
    <w:p w14:paraId="63590C2F" w14:textId="536A3CFB" w:rsidR="002960E9" w:rsidRPr="002960E9" w:rsidRDefault="002C716A" w:rsidP="00BC5E25">
      <w:pPr>
        <w:outlineLvl w:val="0"/>
        <w:rPr>
          <w:rFonts w:ascii="Times" w:eastAsia="Times New Roman" w:hAnsi="Times" w:cs="Times New Roman"/>
          <w:b/>
          <w:sz w:val="20"/>
          <w:szCs w:val="20"/>
        </w:rPr>
      </w:pPr>
      <w:r>
        <w:rPr>
          <w:rFonts w:ascii="Times" w:eastAsia="Times New Roman" w:hAnsi="Times" w:cs="Times New Roman"/>
          <w:b/>
          <w:sz w:val="20"/>
          <w:szCs w:val="20"/>
        </w:rPr>
        <w:t xml:space="preserve">Addenda </w:t>
      </w:r>
      <w:r w:rsidR="002960E9">
        <w:rPr>
          <w:rFonts w:ascii="Times" w:eastAsia="Times New Roman" w:hAnsi="Times" w:cs="Times New Roman"/>
          <w:b/>
          <w:sz w:val="20"/>
          <w:szCs w:val="20"/>
        </w:rPr>
        <w:t>2.C</w:t>
      </w:r>
      <w:r w:rsidR="002960E9" w:rsidRPr="002960E9">
        <w:rPr>
          <w:rFonts w:ascii="Times" w:eastAsia="Times New Roman" w:hAnsi="Times" w:cs="Times New Roman"/>
          <w:b/>
          <w:sz w:val="20"/>
          <w:szCs w:val="20"/>
        </w:rPr>
        <w:t xml:space="preserve"> </w:t>
      </w:r>
      <w:proofErr w:type="spellStart"/>
      <w:r w:rsidR="00750900" w:rsidRPr="002960E9">
        <w:rPr>
          <w:rFonts w:ascii="Times" w:eastAsia="Times New Roman" w:hAnsi="Times" w:cs="Times New Roman"/>
          <w:b/>
          <w:sz w:val="20"/>
          <w:szCs w:val="20"/>
        </w:rPr>
        <w:t>Ope</w:t>
      </w:r>
      <w:r w:rsidR="00403E7D" w:rsidRPr="002960E9">
        <w:rPr>
          <w:rFonts w:ascii="Times" w:eastAsia="Times New Roman" w:hAnsi="Times" w:cs="Times New Roman"/>
          <w:b/>
          <w:sz w:val="20"/>
          <w:szCs w:val="20"/>
        </w:rPr>
        <w:t>n</w:t>
      </w:r>
      <w:r w:rsidR="002960E9" w:rsidRPr="002960E9">
        <w:rPr>
          <w:rFonts w:ascii="Times" w:eastAsia="Times New Roman" w:hAnsi="Times" w:cs="Times New Roman"/>
          <w:b/>
          <w:sz w:val="20"/>
          <w:szCs w:val="20"/>
        </w:rPr>
        <w:t>ID</w:t>
      </w:r>
      <w:proofErr w:type="spellEnd"/>
      <w:r w:rsidR="002960E9" w:rsidRPr="002960E9">
        <w:rPr>
          <w:rFonts w:ascii="Times" w:eastAsia="Times New Roman" w:hAnsi="Times" w:cs="Times New Roman"/>
          <w:b/>
          <w:sz w:val="20"/>
          <w:szCs w:val="20"/>
        </w:rPr>
        <w:t xml:space="preserve"> Connect Authorization Flow</w:t>
      </w:r>
    </w:p>
    <w:p w14:paraId="78BD49B1" w14:textId="741FFD66" w:rsidR="00750900" w:rsidRDefault="006302E7" w:rsidP="003F36F7">
      <w:pPr>
        <w:rPr>
          <w:rFonts w:ascii="Times" w:eastAsia="Times New Roman" w:hAnsi="Times" w:cs="Times New Roman"/>
          <w:sz w:val="20"/>
          <w:szCs w:val="20"/>
        </w:rPr>
      </w:pPr>
      <w:r>
        <w:rPr>
          <w:rFonts w:ascii="Times" w:eastAsia="Times New Roman" w:hAnsi="Times" w:cs="Times New Roman"/>
          <w:sz w:val="20"/>
          <w:szCs w:val="20"/>
        </w:rPr>
        <w:t>The</w:t>
      </w:r>
      <w:r w:rsidR="00403E7D">
        <w:rPr>
          <w:rFonts w:ascii="Times" w:eastAsia="Times New Roman" w:hAnsi="Times" w:cs="Times New Roman"/>
          <w:sz w:val="20"/>
          <w:szCs w:val="20"/>
        </w:rPr>
        <w:t xml:space="preserve"> diagram </w:t>
      </w:r>
      <w:r>
        <w:rPr>
          <w:rFonts w:ascii="Times" w:eastAsia="Times New Roman" w:hAnsi="Times" w:cs="Times New Roman"/>
          <w:sz w:val="20"/>
          <w:szCs w:val="20"/>
        </w:rPr>
        <w:t xml:space="preserve">below </w:t>
      </w:r>
      <w:r w:rsidR="00403E7D">
        <w:rPr>
          <w:rFonts w:ascii="Times" w:eastAsia="Times New Roman" w:hAnsi="Times" w:cs="Times New Roman"/>
          <w:sz w:val="20"/>
          <w:szCs w:val="20"/>
        </w:rPr>
        <w:t xml:space="preserve">is included in the MITRE </w:t>
      </w:r>
      <w:proofErr w:type="spellStart"/>
      <w:r w:rsidR="00403E7D">
        <w:rPr>
          <w:rFonts w:ascii="Times" w:eastAsia="Times New Roman" w:hAnsi="Times" w:cs="Times New Roman"/>
          <w:sz w:val="20"/>
          <w:szCs w:val="20"/>
        </w:rPr>
        <w:t>GitHub</w:t>
      </w:r>
      <w:proofErr w:type="spellEnd"/>
      <w:r w:rsidR="00403E7D">
        <w:rPr>
          <w:rFonts w:ascii="Times" w:eastAsia="Times New Roman" w:hAnsi="Times" w:cs="Times New Roman"/>
          <w:sz w:val="20"/>
          <w:szCs w:val="20"/>
        </w:rPr>
        <w:t xml:space="preserve"> rep</w:t>
      </w:r>
      <w:r w:rsidR="002960E9">
        <w:rPr>
          <w:rFonts w:ascii="Times" w:eastAsia="Times New Roman" w:hAnsi="Times" w:cs="Times New Roman"/>
          <w:sz w:val="20"/>
          <w:szCs w:val="20"/>
        </w:rPr>
        <w:t xml:space="preserve">ository for </w:t>
      </w:r>
      <w:proofErr w:type="spellStart"/>
      <w:r w:rsidR="002960E9">
        <w:rPr>
          <w:rFonts w:ascii="Times" w:eastAsia="Times New Roman" w:hAnsi="Times" w:cs="Times New Roman"/>
          <w:sz w:val="20"/>
          <w:szCs w:val="20"/>
        </w:rPr>
        <w:t>OpenID</w:t>
      </w:r>
      <w:proofErr w:type="spellEnd"/>
      <w:r w:rsidR="002960E9">
        <w:rPr>
          <w:rFonts w:ascii="Times" w:eastAsia="Times New Roman" w:hAnsi="Times" w:cs="Times New Roman"/>
          <w:sz w:val="20"/>
          <w:szCs w:val="20"/>
        </w:rPr>
        <w:t xml:space="preserve"> Connect code</w:t>
      </w:r>
      <w:r w:rsidR="00403E7D">
        <w:rPr>
          <w:rFonts w:ascii="Times" w:eastAsia="Times New Roman" w:hAnsi="Times" w:cs="Times New Roman"/>
          <w:sz w:val="20"/>
          <w:szCs w:val="20"/>
        </w:rPr>
        <w:t>:</w:t>
      </w:r>
      <w:r w:rsidR="00750900">
        <w:rPr>
          <w:rFonts w:ascii="Times" w:eastAsia="Times New Roman" w:hAnsi="Times" w:cs="Times New Roman"/>
          <w:sz w:val="20"/>
          <w:szCs w:val="20"/>
        </w:rPr>
        <w:t xml:space="preserve"> </w:t>
      </w:r>
    </w:p>
    <w:p w14:paraId="55458F41" w14:textId="77777777" w:rsidR="00750900" w:rsidRDefault="00750900" w:rsidP="003F36F7">
      <w:pPr>
        <w:rPr>
          <w:rFonts w:ascii="Times" w:eastAsia="Times New Roman" w:hAnsi="Times" w:cs="Times New Roman"/>
          <w:sz w:val="20"/>
          <w:szCs w:val="20"/>
        </w:rPr>
      </w:pPr>
    </w:p>
    <w:p w14:paraId="4A8BC5B8" w14:textId="187E6E98" w:rsidR="00750900" w:rsidRDefault="00750900" w:rsidP="003F36F7">
      <w:pPr>
        <w:rPr>
          <w:rFonts w:ascii="Times" w:hAnsi="Times" w:cs="Times"/>
        </w:rPr>
      </w:pPr>
      <w:r>
        <w:rPr>
          <w:rFonts w:ascii="Times" w:hAnsi="Times" w:cs="Times"/>
          <w:noProof/>
        </w:rPr>
        <w:drawing>
          <wp:inline distT="0" distB="0" distL="0" distR="0" wp14:anchorId="0C7DE478" wp14:editId="2306E6A7">
            <wp:extent cx="5498211" cy="3886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9135" cy="3886853"/>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54B28F95" wp14:editId="19D124A0">
            <wp:extent cx="5468069" cy="38648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9409" cy="3865842"/>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613B259D" wp14:editId="33B3EC56">
            <wp:extent cx="5441600" cy="3846186"/>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2397" cy="3846749"/>
                    </a:xfrm>
                    <a:prstGeom prst="rect">
                      <a:avLst/>
                    </a:prstGeom>
                    <a:noFill/>
                    <a:ln>
                      <a:noFill/>
                    </a:ln>
                  </pic:spPr>
                </pic:pic>
              </a:graphicData>
            </a:graphic>
          </wp:inline>
        </w:drawing>
      </w:r>
      <w:r>
        <w:rPr>
          <w:rFonts w:ascii="Times" w:hAnsi="Times" w:cs="Times"/>
        </w:rPr>
        <w:t xml:space="preserve"> </w:t>
      </w:r>
    </w:p>
    <w:p w14:paraId="1CC8E289" w14:textId="61A77503" w:rsidR="00E57303" w:rsidRDefault="00E57303">
      <w:pPr>
        <w:rPr>
          <w:rFonts w:ascii="Times" w:hAnsi="Times" w:cs="Times"/>
        </w:rPr>
      </w:pPr>
      <w:r>
        <w:rPr>
          <w:rFonts w:ascii="Times" w:hAnsi="Times" w:cs="Times"/>
        </w:rPr>
        <w:br w:type="page"/>
      </w:r>
    </w:p>
    <w:p w14:paraId="7040ECB9" w14:textId="2486DF38" w:rsidR="00E57303" w:rsidRPr="002C716A" w:rsidRDefault="002C716A" w:rsidP="00BC5E25">
      <w:pPr>
        <w:outlineLvl w:val="0"/>
        <w:rPr>
          <w:rFonts w:ascii="Times" w:eastAsia="Times New Roman" w:hAnsi="Times" w:cs="Times New Roman"/>
          <w:b/>
          <w:sz w:val="20"/>
          <w:szCs w:val="20"/>
        </w:rPr>
      </w:pPr>
      <w:r>
        <w:rPr>
          <w:rFonts w:ascii="Times" w:eastAsia="Times New Roman" w:hAnsi="Times" w:cs="Times New Roman"/>
          <w:b/>
          <w:sz w:val="20"/>
          <w:szCs w:val="20"/>
        </w:rPr>
        <w:t xml:space="preserve">Addenda 3: </w:t>
      </w:r>
      <w:r w:rsidR="00E57303" w:rsidRPr="002C716A">
        <w:rPr>
          <w:rFonts w:ascii="Times" w:eastAsia="Times New Roman" w:hAnsi="Times" w:cs="Times New Roman"/>
          <w:b/>
          <w:sz w:val="20"/>
          <w:szCs w:val="20"/>
        </w:rPr>
        <w:t>Current Directory Roster of Parties Conducting Roles Under This Trust Framework</w:t>
      </w:r>
    </w:p>
    <w:p w14:paraId="76F3C33D" w14:textId="77777777" w:rsidR="003E3888" w:rsidRDefault="003E3888" w:rsidP="003E3888">
      <w:pPr>
        <w:rPr>
          <w:rFonts w:ascii="Times" w:eastAsia="Times New Roman" w:hAnsi="Times" w:cs="Times New Roman"/>
          <w:sz w:val="20"/>
          <w:szCs w:val="20"/>
        </w:rPr>
      </w:pPr>
    </w:p>
    <w:p w14:paraId="20C7C13D" w14:textId="77777777" w:rsidR="00894528" w:rsidRPr="00DC1D23" w:rsidRDefault="00894528" w:rsidP="00BC5E25">
      <w:pPr>
        <w:ind w:left="720"/>
        <w:outlineLvl w:val="0"/>
        <w:rPr>
          <w:rFonts w:ascii="Times" w:eastAsia="Times New Roman" w:hAnsi="Times" w:cs="Times New Roman"/>
          <w:b/>
          <w:sz w:val="20"/>
          <w:szCs w:val="20"/>
        </w:rPr>
      </w:pPr>
      <w:r w:rsidRPr="00DC1D23">
        <w:rPr>
          <w:rFonts w:ascii="Times" w:eastAsia="Times New Roman" w:hAnsi="Times" w:cs="Times New Roman"/>
          <w:b/>
          <w:sz w:val="20"/>
          <w:szCs w:val="20"/>
        </w:rPr>
        <w:t xml:space="preserve">Policy Authority </w:t>
      </w:r>
    </w:p>
    <w:p w14:paraId="67FE041B" w14:textId="77777777" w:rsidR="00894528" w:rsidRDefault="00894528" w:rsidP="00894528">
      <w:pPr>
        <w:ind w:left="720"/>
        <w:rPr>
          <w:rFonts w:ascii="Times" w:eastAsia="Times New Roman" w:hAnsi="Times" w:cs="Times New Roman"/>
          <w:sz w:val="20"/>
          <w:szCs w:val="20"/>
        </w:rPr>
      </w:pPr>
    </w:p>
    <w:p w14:paraId="25968439" w14:textId="77777777" w:rsidR="00495D0E" w:rsidRDefault="00894528" w:rsidP="00BC5E25">
      <w:pPr>
        <w:ind w:left="720"/>
        <w:outlineLvl w:val="0"/>
        <w:rPr>
          <w:rFonts w:ascii="Times" w:eastAsia="Times New Roman" w:hAnsi="Times" w:cs="Times New Roman"/>
          <w:sz w:val="20"/>
          <w:szCs w:val="20"/>
        </w:rPr>
      </w:pPr>
      <w:r>
        <w:rPr>
          <w:rFonts w:ascii="Times" w:eastAsia="Times New Roman" w:hAnsi="Times" w:cs="Times New Roman"/>
          <w:sz w:val="20"/>
          <w:szCs w:val="20"/>
        </w:rPr>
        <w:t xml:space="preserve">As of September 14, 2012, the Policy Authority is MITRE Corporate Legal Office.  </w:t>
      </w:r>
    </w:p>
    <w:p w14:paraId="3CD3EADE" w14:textId="77777777" w:rsidR="00495D0E" w:rsidRDefault="00495D0E" w:rsidP="00495D0E">
      <w:pPr>
        <w:ind w:left="720"/>
        <w:rPr>
          <w:rFonts w:ascii="Times" w:eastAsia="Times New Roman" w:hAnsi="Times" w:cs="Times New Roman"/>
          <w:sz w:val="20"/>
          <w:szCs w:val="20"/>
        </w:rPr>
      </w:pPr>
    </w:p>
    <w:p w14:paraId="76FDD697" w14:textId="1A5B54E1" w:rsidR="00894528" w:rsidRPr="00495D0E" w:rsidRDefault="00894528" w:rsidP="00BC5E25">
      <w:pPr>
        <w:ind w:left="720"/>
        <w:outlineLvl w:val="0"/>
        <w:rPr>
          <w:rFonts w:ascii="Times" w:eastAsia="Times New Roman" w:hAnsi="Times" w:cs="Times New Roman"/>
          <w:b/>
          <w:sz w:val="20"/>
          <w:szCs w:val="20"/>
        </w:rPr>
      </w:pPr>
      <w:r w:rsidRPr="00495D0E">
        <w:rPr>
          <w:rFonts w:ascii="Times" w:eastAsia="Times New Roman" w:hAnsi="Times" w:cs="Times New Roman"/>
          <w:b/>
          <w:sz w:val="20"/>
          <w:szCs w:val="20"/>
        </w:rPr>
        <w:t xml:space="preserve">System Operator </w:t>
      </w:r>
    </w:p>
    <w:p w14:paraId="3E1500ED" w14:textId="77777777" w:rsidR="00894528" w:rsidRDefault="00894528" w:rsidP="00894528">
      <w:pPr>
        <w:pStyle w:val="ListParagraph"/>
        <w:rPr>
          <w:rFonts w:ascii="Times" w:eastAsia="Times New Roman" w:hAnsi="Times" w:cs="Times New Roman"/>
          <w:sz w:val="20"/>
          <w:szCs w:val="20"/>
        </w:rPr>
      </w:pPr>
    </w:p>
    <w:p w14:paraId="3BC9F078" w14:textId="074A6ABA" w:rsidR="00991424" w:rsidRDefault="00894528" w:rsidP="00BC5E25">
      <w:pPr>
        <w:pStyle w:val="ListParagraph"/>
        <w:outlineLvl w:val="0"/>
        <w:rPr>
          <w:rFonts w:ascii="Times" w:eastAsia="Times New Roman" w:hAnsi="Times" w:cs="Times New Roman"/>
          <w:sz w:val="20"/>
          <w:szCs w:val="20"/>
        </w:rPr>
      </w:pPr>
      <w:r>
        <w:rPr>
          <w:rFonts w:ascii="Times" w:eastAsia="Times New Roman" w:hAnsi="Times" w:cs="Times New Roman"/>
          <w:sz w:val="20"/>
          <w:szCs w:val="20"/>
        </w:rPr>
        <w:t>As of September 14, 2012, the System Operator is MITRE Partnership Network</w:t>
      </w:r>
      <w:r w:rsidR="00A53549">
        <w:rPr>
          <w:rFonts w:ascii="Times" w:eastAsia="Times New Roman" w:hAnsi="Times" w:cs="Times New Roman"/>
          <w:sz w:val="20"/>
          <w:szCs w:val="20"/>
        </w:rPr>
        <w:t xml:space="preserve"> team</w:t>
      </w:r>
      <w:r>
        <w:rPr>
          <w:rFonts w:ascii="Times" w:eastAsia="Times New Roman" w:hAnsi="Times" w:cs="Times New Roman"/>
          <w:sz w:val="20"/>
          <w:szCs w:val="20"/>
        </w:rPr>
        <w:t xml:space="preserve">.  </w:t>
      </w:r>
    </w:p>
    <w:p w14:paraId="1FB23040" w14:textId="77777777" w:rsidR="00991424" w:rsidRDefault="00991424" w:rsidP="00991424">
      <w:pPr>
        <w:pStyle w:val="ListParagraph"/>
        <w:rPr>
          <w:rFonts w:ascii="Times" w:eastAsia="Times New Roman" w:hAnsi="Times" w:cs="Times New Roman"/>
          <w:sz w:val="20"/>
          <w:szCs w:val="20"/>
        </w:rPr>
      </w:pPr>
    </w:p>
    <w:p w14:paraId="28FE21B6" w14:textId="4D1AFEEA" w:rsidR="00894528" w:rsidRPr="00991424" w:rsidRDefault="00894528" w:rsidP="00BC5E25">
      <w:pPr>
        <w:pStyle w:val="ListParagraph"/>
        <w:outlineLvl w:val="0"/>
        <w:rPr>
          <w:rFonts w:ascii="Times" w:eastAsia="Times New Roman" w:hAnsi="Times" w:cs="Times New Roman"/>
          <w:b/>
          <w:sz w:val="20"/>
          <w:szCs w:val="20"/>
        </w:rPr>
      </w:pPr>
      <w:r w:rsidRPr="00991424">
        <w:rPr>
          <w:rFonts w:ascii="Times" w:eastAsia="Times New Roman" w:hAnsi="Times" w:cs="Times New Roman"/>
          <w:b/>
          <w:sz w:val="20"/>
          <w:szCs w:val="20"/>
        </w:rPr>
        <w:t>Identity Provider</w:t>
      </w:r>
    </w:p>
    <w:p w14:paraId="594F5FAB" w14:textId="77777777" w:rsidR="00894528" w:rsidRDefault="00894528" w:rsidP="00894528">
      <w:pPr>
        <w:ind w:left="720"/>
        <w:rPr>
          <w:rFonts w:ascii="Times" w:eastAsia="Times New Roman" w:hAnsi="Times" w:cs="Times New Roman"/>
          <w:sz w:val="20"/>
          <w:szCs w:val="20"/>
        </w:rPr>
      </w:pPr>
    </w:p>
    <w:p w14:paraId="55160188" w14:textId="7F2FA28A" w:rsidR="00894528" w:rsidRDefault="00894528" w:rsidP="00894528">
      <w:pPr>
        <w:ind w:left="720"/>
        <w:rPr>
          <w:rFonts w:ascii="Times" w:eastAsia="Times New Roman" w:hAnsi="Times" w:cs="Times New Roman"/>
          <w:sz w:val="20"/>
          <w:szCs w:val="20"/>
        </w:rPr>
      </w:pPr>
      <w:r>
        <w:rPr>
          <w:rFonts w:ascii="Times" w:eastAsia="Times New Roman" w:hAnsi="Times" w:cs="Times New Roman"/>
          <w:sz w:val="20"/>
          <w:szCs w:val="20"/>
        </w:rPr>
        <w:t xml:space="preserve">As of September 14, 2012, the Identity Provider for </w:t>
      </w:r>
      <w:r w:rsidR="0080626A">
        <w:rPr>
          <w:rFonts w:ascii="Times" w:eastAsia="Times New Roman" w:hAnsi="Times" w:cs="Times New Roman"/>
          <w:sz w:val="20"/>
          <w:szCs w:val="20"/>
        </w:rPr>
        <w:t xml:space="preserve">Users </w:t>
      </w:r>
      <w:r>
        <w:rPr>
          <w:rFonts w:ascii="Times" w:eastAsia="Times New Roman" w:hAnsi="Times" w:cs="Times New Roman"/>
          <w:sz w:val="20"/>
          <w:szCs w:val="20"/>
        </w:rPr>
        <w:t>that are current MITRE personnel is MITRE Partnership Network</w:t>
      </w:r>
      <w:r w:rsidR="0080626A">
        <w:rPr>
          <w:rFonts w:ascii="Times" w:eastAsia="Times New Roman" w:hAnsi="Times" w:cs="Times New Roman"/>
          <w:sz w:val="20"/>
          <w:szCs w:val="20"/>
        </w:rPr>
        <w:t xml:space="preserve"> using </w:t>
      </w:r>
      <w:proofErr w:type="spellStart"/>
      <w:r w:rsidR="0080626A">
        <w:rPr>
          <w:rFonts w:ascii="Times" w:eastAsia="Times New Roman" w:hAnsi="Times" w:cs="Times New Roman"/>
          <w:sz w:val="20"/>
          <w:szCs w:val="20"/>
        </w:rPr>
        <w:t>MITREid</w:t>
      </w:r>
      <w:proofErr w:type="spellEnd"/>
      <w:r>
        <w:rPr>
          <w:rFonts w:ascii="Times" w:eastAsia="Times New Roman" w:hAnsi="Times" w:cs="Times New Roman"/>
          <w:sz w:val="20"/>
          <w:szCs w:val="20"/>
        </w:rPr>
        <w:t xml:space="preserve">.  Primary </w:t>
      </w:r>
      <w:r w:rsidR="003408EF">
        <w:rPr>
          <w:rFonts w:ascii="Times" w:eastAsia="Times New Roman" w:hAnsi="Times" w:cs="Times New Roman"/>
          <w:sz w:val="20"/>
          <w:szCs w:val="20"/>
        </w:rPr>
        <w:t>C</w:t>
      </w:r>
      <w:r>
        <w:rPr>
          <w:rFonts w:ascii="Times" w:eastAsia="Times New Roman" w:hAnsi="Times" w:cs="Times New Roman"/>
          <w:sz w:val="20"/>
          <w:szCs w:val="20"/>
        </w:rPr>
        <w:t xml:space="preserve">redentials are issued to current MITRE personnel in accordance with MITRE Human Resources applicable policies and procedures.  </w:t>
      </w:r>
    </w:p>
    <w:p w14:paraId="48459326" w14:textId="77777777" w:rsidR="00894528" w:rsidRDefault="00894528" w:rsidP="00894528">
      <w:pPr>
        <w:ind w:left="720"/>
        <w:rPr>
          <w:rFonts w:ascii="Times" w:eastAsia="Times New Roman" w:hAnsi="Times" w:cs="Times New Roman"/>
          <w:sz w:val="20"/>
          <w:szCs w:val="20"/>
        </w:rPr>
      </w:pPr>
    </w:p>
    <w:p w14:paraId="6D5EF78C" w14:textId="075547E3" w:rsidR="00991424" w:rsidRDefault="00894528" w:rsidP="00BC5E25">
      <w:pPr>
        <w:ind w:left="720"/>
        <w:outlineLvl w:val="0"/>
        <w:rPr>
          <w:rFonts w:ascii="Times" w:eastAsia="Times New Roman" w:hAnsi="Times" w:cs="Times New Roman"/>
          <w:sz w:val="20"/>
          <w:szCs w:val="20"/>
        </w:rPr>
      </w:pPr>
      <w:r>
        <w:rPr>
          <w:rFonts w:ascii="Times" w:eastAsia="Times New Roman" w:hAnsi="Times" w:cs="Times New Roman"/>
          <w:sz w:val="20"/>
          <w:szCs w:val="20"/>
        </w:rPr>
        <w:t xml:space="preserve">As of September 14, 2012, there is no authorized Identity Provider for non-MITRE personnel.  </w:t>
      </w:r>
    </w:p>
    <w:p w14:paraId="6DB3860C" w14:textId="77777777" w:rsidR="00DC1D23" w:rsidRDefault="00DC1D23" w:rsidP="00DC1D23">
      <w:pPr>
        <w:ind w:left="720"/>
        <w:rPr>
          <w:rFonts w:ascii="Times" w:eastAsia="Times New Roman" w:hAnsi="Times" w:cs="Times New Roman"/>
          <w:sz w:val="20"/>
          <w:szCs w:val="20"/>
        </w:rPr>
      </w:pPr>
    </w:p>
    <w:p w14:paraId="07FCEC8C" w14:textId="660BCA5B" w:rsidR="00894528" w:rsidRPr="00991424" w:rsidRDefault="00894528" w:rsidP="00BC5E25">
      <w:pPr>
        <w:ind w:left="720"/>
        <w:outlineLvl w:val="0"/>
        <w:rPr>
          <w:rFonts w:ascii="Times" w:eastAsia="Times New Roman" w:hAnsi="Times" w:cs="Times New Roman"/>
          <w:b/>
          <w:sz w:val="20"/>
          <w:szCs w:val="20"/>
        </w:rPr>
      </w:pPr>
      <w:r w:rsidRPr="00991424">
        <w:rPr>
          <w:rFonts w:ascii="Times" w:eastAsia="Times New Roman" w:hAnsi="Times" w:cs="Times New Roman"/>
          <w:b/>
          <w:sz w:val="20"/>
          <w:szCs w:val="20"/>
        </w:rPr>
        <w:t>User Authority</w:t>
      </w:r>
    </w:p>
    <w:p w14:paraId="0D0B7594" w14:textId="77FF4732" w:rsidR="00894528" w:rsidRDefault="00894528" w:rsidP="00894528">
      <w:pPr>
        <w:ind w:left="720"/>
        <w:rPr>
          <w:rFonts w:ascii="Times" w:eastAsia="Times New Roman" w:hAnsi="Times" w:cs="Times New Roman"/>
          <w:sz w:val="20"/>
          <w:szCs w:val="20"/>
        </w:rPr>
      </w:pPr>
      <w:r w:rsidRPr="00894528">
        <w:rPr>
          <w:rFonts w:ascii="Times" w:eastAsia="Times New Roman" w:hAnsi="Times" w:cs="Times New Roman"/>
          <w:sz w:val="20"/>
          <w:szCs w:val="20"/>
        </w:rPr>
        <w:t>As of September 14, 2012, the User</w:t>
      </w:r>
      <w:r w:rsidR="00667E6E">
        <w:rPr>
          <w:rFonts w:ascii="Times" w:eastAsia="Times New Roman" w:hAnsi="Times" w:cs="Times New Roman"/>
          <w:sz w:val="20"/>
          <w:szCs w:val="20"/>
        </w:rPr>
        <w:t xml:space="preserve"> Authority for MITRE personnel i</w:t>
      </w:r>
      <w:r w:rsidRPr="00894528">
        <w:rPr>
          <w:rFonts w:ascii="Times" w:eastAsia="Times New Roman" w:hAnsi="Times" w:cs="Times New Roman"/>
          <w:sz w:val="20"/>
          <w:szCs w:val="20"/>
        </w:rPr>
        <w:t>s the MITRE Corporation, operating in accordance with MITRE Human Resources guidance and policy.</w:t>
      </w:r>
      <w:r>
        <w:rPr>
          <w:rFonts w:ascii="Times" w:eastAsia="Times New Roman" w:hAnsi="Times" w:cs="Times New Roman"/>
          <w:sz w:val="20"/>
          <w:szCs w:val="20"/>
        </w:rPr>
        <w:t xml:space="preserve">  </w:t>
      </w:r>
    </w:p>
    <w:p w14:paraId="0BAA6385" w14:textId="77777777" w:rsidR="00894528" w:rsidRDefault="00894528" w:rsidP="00894528">
      <w:pPr>
        <w:ind w:left="720"/>
        <w:rPr>
          <w:rFonts w:ascii="Times" w:eastAsia="Times New Roman" w:hAnsi="Times" w:cs="Times New Roman"/>
          <w:sz w:val="20"/>
          <w:szCs w:val="20"/>
        </w:rPr>
      </w:pPr>
    </w:p>
    <w:p w14:paraId="22B89400" w14:textId="77777777" w:rsidR="00894528" w:rsidRDefault="00894528" w:rsidP="00BC5E25">
      <w:pPr>
        <w:ind w:left="720"/>
        <w:outlineLvl w:val="0"/>
        <w:rPr>
          <w:rFonts w:ascii="Times" w:eastAsia="Times New Roman" w:hAnsi="Times" w:cs="Times New Roman"/>
          <w:sz w:val="20"/>
          <w:szCs w:val="20"/>
        </w:rPr>
      </w:pPr>
      <w:r>
        <w:rPr>
          <w:rFonts w:ascii="Times" w:eastAsia="Times New Roman" w:hAnsi="Times" w:cs="Times New Roman"/>
          <w:sz w:val="20"/>
          <w:szCs w:val="20"/>
        </w:rPr>
        <w:t xml:space="preserve">As of September 14, 2012, there is no authorized User Authority for non-MITRE personnel. </w:t>
      </w:r>
    </w:p>
    <w:p w14:paraId="1E127DB2" w14:textId="77777777" w:rsidR="00894528" w:rsidRDefault="00894528" w:rsidP="00894528">
      <w:pPr>
        <w:ind w:left="720"/>
        <w:rPr>
          <w:rFonts w:ascii="Times" w:eastAsia="Times New Roman" w:hAnsi="Times" w:cs="Times New Roman"/>
          <w:sz w:val="20"/>
          <w:szCs w:val="20"/>
        </w:rPr>
      </w:pPr>
    </w:p>
    <w:p w14:paraId="4ED01FFB" w14:textId="63813B33" w:rsidR="00894528" w:rsidRDefault="00894528" w:rsidP="00894528">
      <w:pPr>
        <w:ind w:left="720"/>
        <w:rPr>
          <w:rFonts w:ascii="Times" w:eastAsia="Times New Roman" w:hAnsi="Times" w:cs="Times New Roman"/>
          <w:sz w:val="20"/>
          <w:szCs w:val="20"/>
        </w:rPr>
      </w:pPr>
      <w:r>
        <w:rPr>
          <w:rFonts w:ascii="Times" w:eastAsia="Times New Roman" w:hAnsi="Times" w:cs="Times New Roman"/>
          <w:sz w:val="20"/>
          <w:szCs w:val="20"/>
        </w:rPr>
        <w:t xml:space="preserve">As of September 14, 2012, the User Authority for CAC holders is the Defense Human Resource Activity of the United States Department of Defense.  </w:t>
      </w:r>
    </w:p>
    <w:p w14:paraId="6FC8FA67" w14:textId="77777777" w:rsidR="00894528" w:rsidRPr="00C3699B" w:rsidRDefault="00894528" w:rsidP="00894528">
      <w:pPr>
        <w:ind w:left="720"/>
        <w:rPr>
          <w:rFonts w:ascii="Times" w:eastAsia="Times New Roman" w:hAnsi="Times" w:cs="Times New Roman"/>
          <w:sz w:val="20"/>
          <w:szCs w:val="20"/>
        </w:rPr>
      </w:pPr>
    </w:p>
    <w:p w14:paraId="09D81F23" w14:textId="77777777" w:rsidR="00894528" w:rsidRPr="00991424" w:rsidRDefault="00894528" w:rsidP="00BC5E25">
      <w:pPr>
        <w:ind w:left="720"/>
        <w:outlineLvl w:val="0"/>
        <w:rPr>
          <w:rFonts w:ascii="Times" w:eastAsia="Times New Roman" w:hAnsi="Times" w:cs="Times New Roman"/>
          <w:b/>
          <w:sz w:val="20"/>
          <w:szCs w:val="20"/>
        </w:rPr>
      </w:pPr>
      <w:r w:rsidRPr="00991424">
        <w:rPr>
          <w:rFonts w:ascii="Times" w:eastAsia="Times New Roman" w:hAnsi="Times" w:cs="Times New Roman"/>
          <w:b/>
          <w:sz w:val="20"/>
          <w:szCs w:val="20"/>
        </w:rPr>
        <w:t>Users</w:t>
      </w:r>
    </w:p>
    <w:p w14:paraId="031BA15E" w14:textId="77777777" w:rsidR="00894528" w:rsidRDefault="00894528" w:rsidP="00894528">
      <w:pPr>
        <w:ind w:left="720"/>
        <w:rPr>
          <w:rFonts w:ascii="Times" w:eastAsia="Times New Roman" w:hAnsi="Times" w:cs="Times New Roman"/>
          <w:sz w:val="20"/>
          <w:szCs w:val="20"/>
        </w:rPr>
      </w:pPr>
    </w:p>
    <w:p w14:paraId="1B2A73DC" w14:textId="4B050C29" w:rsidR="00DC1D23" w:rsidRDefault="00DC1D23" w:rsidP="00894528">
      <w:pPr>
        <w:ind w:left="720"/>
        <w:rPr>
          <w:rFonts w:ascii="Times" w:eastAsia="Times New Roman" w:hAnsi="Times" w:cs="Times New Roman"/>
          <w:sz w:val="20"/>
          <w:szCs w:val="20"/>
        </w:rPr>
      </w:pPr>
      <w:r>
        <w:rPr>
          <w:rFonts w:ascii="Times" w:eastAsia="Times New Roman" w:hAnsi="Times" w:cs="Times New Roman"/>
          <w:sz w:val="20"/>
          <w:szCs w:val="20"/>
        </w:rPr>
        <w:t>[Note User’s here, including link to their respective end-point URL’s]</w:t>
      </w:r>
    </w:p>
    <w:p w14:paraId="46AB7399" w14:textId="77777777" w:rsidR="00DC1D23" w:rsidRDefault="00DC1D23" w:rsidP="00894528">
      <w:pPr>
        <w:ind w:left="720"/>
        <w:rPr>
          <w:rFonts w:ascii="Times" w:eastAsia="Times New Roman" w:hAnsi="Times" w:cs="Times New Roman"/>
          <w:sz w:val="20"/>
          <w:szCs w:val="20"/>
        </w:rPr>
      </w:pPr>
    </w:p>
    <w:p w14:paraId="1E403897" w14:textId="43F97390" w:rsidR="00894528" w:rsidRDefault="00991424" w:rsidP="00BC5E25">
      <w:pPr>
        <w:ind w:left="720"/>
        <w:outlineLvl w:val="0"/>
        <w:rPr>
          <w:rFonts w:ascii="Times" w:eastAsia="Times New Roman" w:hAnsi="Times" w:cs="Times New Roman"/>
          <w:b/>
          <w:sz w:val="20"/>
          <w:szCs w:val="20"/>
        </w:rPr>
      </w:pPr>
      <w:r>
        <w:rPr>
          <w:rFonts w:ascii="Times" w:eastAsia="Times New Roman" w:hAnsi="Times" w:cs="Times New Roman"/>
          <w:b/>
          <w:sz w:val="20"/>
          <w:szCs w:val="20"/>
        </w:rPr>
        <w:t>Relying Parties</w:t>
      </w:r>
    </w:p>
    <w:p w14:paraId="1BB06CF2" w14:textId="77777777" w:rsidR="00DC1D23" w:rsidRDefault="00DC1D23" w:rsidP="00894528">
      <w:pPr>
        <w:ind w:left="720"/>
        <w:rPr>
          <w:rFonts w:ascii="Times" w:eastAsia="Times New Roman" w:hAnsi="Times" w:cs="Times New Roman"/>
          <w:b/>
          <w:sz w:val="20"/>
          <w:szCs w:val="20"/>
        </w:rPr>
      </w:pPr>
    </w:p>
    <w:p w14:paraId="5A50308B" w14:textId="1FEA9321" w:rsidR="00DC1D23" w:rsidRDefault="00DC1D23" w:rsidP="00894528">
      <w:pPr>
        <w:ind w:left="720"/>
        <w:rPr>
          <w:rFonts w:ascii="Times" w:eastAsia="Times New Roman" w:hAnsi="Times" w:cs="Times New Roman"/>
          <w:sz w:val="20"/>
          <w:szCs w:val="20"/>
        </w:rPr>
      </w:pPr>
      <w:r w:rsidRPr="000C41D3">
        <w:rPr>
          <w:rFonts w:ascii="Times" w:eastAsia="Times New Roman" w:hAnsi="Times" w:cs="Times New Roman"/>
          <w:sz w:val="20"/>
          <w:szCs w:val="20"/>
        </w:rPr>
        <w:t>[Not</w:t>
      </w:r>
      <w:r w:rsidR="0080626A">
        <w:rPr>
          <w:rFonts w:ascii="Times" w:eastAsia="Times New Roman" w:hAnsi="Times" w:cs="Times New Roman"/>
          <w:sz w:val="20"/>
          <w:szCs w:val="20"/>
        </w:rPr>
        <w:t>e</w:t>
      </w:r>
      <w:r w:rsidRPr="000C41D3">
        <w:rPr>
          <w:rFonts w:ascii="Times" w:eastAsia="Times New Roman" w:hAnsi="Times" w:cs="Times New Roman"/>
          <w:sz w:val="20"/>
          <w:szCs w:val="20"/>
        </w:rPr>
        <w:t xml:space="preserve"> Relying Parties here, to the extent they are known</w:t>
      </w:r>
      <w:r w:rsidR="00E54FFB" w:rsidRPr="000C41D3">
        <w:rPr>
          <w:rFonts w:ascii="Times" w:eastAsia="Times New Roman" w:hAnsi="Times" w:cs="Times New Roman"/>
          <w:sz w:val="20"/>
          <w:szCs w:val="20"/>
        </w:rPr>
        <w:t xml:space="preserve"> by logging, agreement or otherwise.]</w:t>
      </w:r>
    </w:p>
    <w:p w14:paraId="6F816038" w14:textId="77777777" w:rsidR="005272BA" w:rsidRDefault="005272BA" w:rsidP="00894528">
      <w:pPr>
        <w:ind w:left="720"/>
        <w:rPr>
          <w:rFonts w:ascii="Times" w:eastAsia="Times New Roman" w:hAnsi="Times" w:cs="Times New Roman"/>
          <w:sz w:val="20"/>
          <w:szCs w:val="20"/>
        </w:rPr>
      </w:pPr>
    </w:p>
    <w:p w14:paraId="51553A21" w14:textId="4DA3F282" w:rsidR="005272BA" w:rsidRDefault="005272BA">
      <w:pPr>
        <w:rPr>
          <w:rFonts w:ascii="Times" w:eastAsia="Times New Roman" w:hAnsi="Times" w:cs="Times New Roman"/>
          <w:sz w:val="20"/>
          <w:szCs w:val="20"/>
        </w:rPr>
      </w:pPr>
      <w:r>
        <w:rPr>
          <w:rFonts w:ascii="Times" w:eastAsia="Times New Roman" w:hAnsi="Times" w:cs="Times New Roman"/>
          <w:sz w:val="20"/>
          <w:szCs w:val="20"/>
        </w:rPr>
        <w:br w:type="page"/>
      </w:r>
    </w:p>
    <w:p w14:paraId="259B3BFF" w14:textId="108F9AD1" w:rsidR="005272BA" w:rsidRPr="00DB3F22" w:rsidRDefault="00DB3F22" w:rsidP="00BC5E25">
      <w:pPr>
        <w:outlineLvl w:val="0"/>
        <w:rPr>
          <w:rFonts w:ascii="Times" w:eastAsia="Times New Roman" w:hAnsi="Times" w:cs="Times New Roman"/>
          <w:b/>
          <w:sz w:val="20"/>
          <w:szCs w:val="20"/>
        </w:rPr>
      </w:pPr>
      <w:r w:rsidRPr="00DB3F22">
        <w:rPr>
          <w:rFonts w:ascii="Times" w:eastAsia="Times New Roman" w:hAnsi="Times" w:cs="Times New Roman"/>
          <w:b/>
          <w:sz w:val="20"/>
          <w:szCs w:val="20"/>
        </w:rPr>
        <w:t xml:space="preserve">Addenda 4: </w:t>
      </w:r>
      <w:r w:rsidR="005272BA" w:rsidRPr="00DB3F22">
        <w:rPr>
          <w:rFonts w:ascii="Times" w:eastAsia="Times New Roman" w:hAnsi="Times" w:cs="Times New Roman"/>
          <w:b/>
          <w:sz w:val="20"/>
          <w:szCs w:val="20"/>
        </w:rPr>
        <w:t xml:space="preserve">Potential </w:t>
      </w:r>
      <w:proofErr w:type="spellStart"/>
      <w:r w:rsidR="005272BA" w:rsidRPr="00DB3F22">
        <w:rPr>
          <w:rFonts w:ascii="Times" w:eastAsia="Times New Roman" w:hAnsi="Times" w:cs="Times New Roman"/>
          <w:b/>
          <w:sz w:val="20"/>
          <w:szCs w:val="20"/>
        </w:rPr>
        <w:t>MITREid</w:t>
      </w:r>
      <w:proofErr w:type="spellEnd"/>
      <w:r w:rsidR="005272BA" w:rsidRPr="00DB3F22">
        <w:rPr>
          <w:rFonts w:ascii="Times" w:eastAsia="Times New Roman" w:hAnsi="Times" w:cs="Times New Roman"/>
          <w:b/>
          <w:sz w:val="20"/>
          <w:szCs w:val="20"/>
        </w:rPr>
        <w:t xml:space="preserve"> Accreditation and Certification Approach</w:t>
      </w:r>
    </w:p>
    <w:p w14:paraId="0EBD5717" w14:textId="77777777" w:rsidR="00BE31A4" w:rsidRDefault="00BE31A4" w:rsidP="005272BA">
      <w:pPr>
        <w:rPr>
          <w:rFonts w:ascii="Times" w:eastAsia="Times New Roman" w:hAnsi="Times" w:cs="Times New Roman"/>
          <w:sz w:val="20"/>
          <w:szCs w:val="20"/>
        </w:rPr>
      </w:pPr>
    </w:p>
    <w:p w14:paraId="63E63F8A" w14:textId="6B49F66D" w:rsidR="000D4B8F" w:rsidRDefault="000D4B8F" w:rsidP="000D4B8F">
      <w:pPr>
        <w:pStyle w:val="ListParagraph"/>
        <w:ind w:left="0"/>
        <w:rPr>
          <w:rFonts w:ascii="Times" w:eastAsia="Times New Roman" w:hAnsi="Times" w:cs="Times New Roman"/>
          <w:sz w:val="20"/>
          <w:szCs w:val="20"/>
        </w:rPr>
      </w:pPr>
      <w:r>
        <w:rPr>
          <w:rFonts w:ascii="Times" w:eastAsia="Times New Roman" w:hAnsi="Times" w:cs="Times New Roman"/>
          <w:sz w:val="20"/>
          <w:szCs w:val="20"/>
        </w:rPr>
        <w:t xml:space="preserve">Certification of federated identity services is a common method for both Identity Providers and Relying Parties to determine or help determine which other </w:t>
      </w:r>
      <w:proofErr w:type="gramStart"/>
      <w:r>
        <w:rPr>
          <w:rFonts w:ascii="Times" w:eastAsia="Times New Roman" w:hAnsi="Times" w:cs="Times New Roman"/>
          <w:sz w:val="20"/>
          <w:szCs w:val="20"/>
        </w:rPr>
        <w:t>parties</w:t>
      </w:r>
      <w:proofErr w:type="gramEnd"/>
      <w:r>
        <w:rPr>
          <w:rFonts w:ascii="Times" w:eastAsia="Times New Roman" w:hAnsi="Times" w:cs="Times New Roman"/>
          <w:sz w:val="20"/>
          <w:szCs w:val="20"/>
        </w:rPr>
        <w:t xml:space="preserve"> services to accept or rely upon.  </w:t>
      </w:r>
      <w:r w:rsidRPr="00662828">
        <w:rPr>
          <w:rFonts w:ascii="Times" w:eastAsia="Times New Roman" w:hAnsi="Times" w:cs="Times New Roman"/>
          <w:sz w:val="20"/>
          <w:szCs w:val="20"/>
        </w:rPr>
        <w:t>Federal Identity, Credential, and Access Management (</w:t>
      </w:r>
      <w:r>
        <w:rPr>
          <w:rFonts w:ascii="Times" w:eastAsia="Times New Roman" w:hAnsi="Times" w:cs="Times New Roman"/>
          <w:sz w:val="20"/>
          <w:szCs w:val="20"/>
        </w:rPr>
        <w:t>F</w:t>
      </w:r>
      <w:r w:rsidRPr="00662828">
        <w:rPr>
          <w:rFonts w:ascii="Times" w:eastAsia="Times New Roman" w:hAnsi="Times" w:cs="Times New Roman"/>
          <w:sz w:val="20"/>
          <w:szCs w:val="20"/>
        </w:rPr>
        <w:t>ICAM)</w:t>
      </w:r>
      <w:r>
        <w:rPr>
          <w:rFonts w:ascii="Times" w:eastAsia="Times New Roman" w:hAnsi="Times" w:cs="Times New Roman"/>
          <w:sz w:val="20"/>
          <w:szCs w:val="20"/>
        </w:rPr>
        <w:t xml:space="preserve"> policies define certification of federated identity services for federal government use (see: </w:t>
      </w:r>
      <w:hyperlink r:id="rId47" w:history="1">
        <w:r w:rsidRPr="0085602F">
          <w:rPr>
            <w:rStyle w:val="Hyperlink"/>
            <w:rFonts w:ascii="Times" w:eastAsia="Times New Roman" w:hAnsi="Times" w:cs="Times New Roman"/>
            <w:sz w:val="20"/>
            <w:szCs w:val="20"/>
          </w:rPr>
          <w:t>http://www.idmanagement.gov/pages.cfm/page/ICAM</w:t>
        </w:r>
      </w:hyperlink>
      <w:r>
        <w:rPr>
          <w:rFonts w:ascii="Times" w:eastAsia="Times New Roman" w:hAnsi="Times" w:cs="Times New Roman"/>
          <w:sz w:val="20"/>
          <w:szCs w:val="20"/>
        </w:rPr>
        <w:t xml:space="preserve">) and the National Strategy for Trusted Identities in Cyberspace (aka NSTIC) has led to several federally funded pilots and an Identity Ecosystem Steering Group that are leading toward a national public sector and privacy sector approach to federated identity services certification (see: </w:t>
      </w:r>
      <w:hyperlink r:id="rId48" w:history="1">
        <w:r w:rsidRPr="0085602F">
          <w:rPr>
            <w:rStyle w:val="Hyperlink"/>
            <w:rFonts w:ascii="Times" w:eastAsia="Times New Roman" w:hAnsi="Times" w:cs="Times New Roman"/>
            <w:sz w:val="20"/>
            <w:szCs w:val="20"/>
          </w:rPr>
          <w:t>http://www.idecosystem.org/</w:t>
        </w:r>
      </w:hyperlink>
      <w:r>
        <w:rPr>
          <w:rFonts w:ascii="Times" w:eastAsia="Times New Roman" w:hAnsi="Times" w:cs="Times New Roman"/>
          <w:sz w:val="20"/>
          <w:szCs w:val="20"/>
        </w:rPr>
        <w:t xml:space="preserve">).  In addition, it is expected that eventually, federal agencies will be required to accept externally issued identity credentials for login to agency websites and certification plays a key role in that initiative.  At this time, however, given the MITRE-enterprise centric scope and research prototype nature of the </w:t>
      </w:r>
      <w:proofErr w:type="spellStart"/>
      <w:r>
        <w:rPr>
          <w:rFonts w:ascii="Times" w:eastAsia="Times New Roman" w:hAnsi="Times" w:cs="Times New Roman"/>
          <w:sz w:val="20"/>
          <w:szCs w:val="20"/>
        </w:rPr>
        <w:t>MITREid</w:t>
      </w:r>
      <w:proofErr w:type="spellEnd"/>
      <w:r>
        <w:rPr>
          <w:rFonts w:ascii="Times" w:eastAsia="Times New Roman" w:hAnsi="Times" w:cs="Times New Roman"/>
          <w:sz w:val="20"/>
          <w:szCs w:val="20"/>
        </w:rPr>
        <w:t xml:space="preserve"> and MITRE External Identity Federation services, it is premature to speculate on the appropriate role or weight to apply to certification.  However, it is clear that certification is likely to be a constrictive and expected aspect of use or acceptance of identity federation in the future, and so at this time MITRE is pursuing FICAM recognized certification of it’s </w:t>
      </w:r>
      <w:proofErr w:type="spellStart"/>
      <w:r>
        <w:rPr>
          <w:rFonts w:ascii="Times" w:eastAsia="Times New Roman" w:hAnsi="Times" w:cs="Times New Roman"/>
          <w:sz w:val="20"/>
          <w:szCs w:val="20"/>
        </w:rPr>
        <w:t>OpenID</w:t>
      </w:r>
      <w:proofErr w:type="spellEnd"/>
      <w:r>
        <w:rPr>
          <w:rFonts w:ascii="Times" w:eastAsia="Times New Roman" w:hAnsi="Times" w:cs="Times New Roman"/>
          <w:sz w:val="20"/>
          <w:szCs w:val="20"/>
        </w:rPr>
        <w:t xml:space="preserve"> 2 service via a </w:t>
      </w:r>
      <w:proofErr w:type="spellStart"/>
      <w:r>
        <w:rPr>
          <w:rFonts w:ascii="Times" w:eastAsia="Times New Roman" w:hAnsi="Times" w:cs="Times New Roman"/>
          <w:sz w:val="20"/>
          <w:szCs w:val="20"/>
        </w:rPr>
        <w:t>Kantara</w:t>
      </w:r>
      <w:proofErr w:type="spellEnd"/>
      <w:r>
        <w:rPr>
          <w:rFonts w:ascii="Times" w:eastAsia="Times New Roman" w:hAnsi="Times" w:cs="Times New Roman"/>
          <w:sz w:val="20"/>
          <w:szCs w:val="20"/>
        </w:rPr>
        <w:t xml:space="preserve"> accredited assessor and this draft Trust Framework System Rules document anticipates certification of external Identity Providers or Relying Parties as a factor in the White List decision by MITRE System Operator.</w:t>
      </w:r>
    </w:p>
    <w:p w14:paraId="4C26D853" w14:textId="77777777" w:rsidR="000D4B8F" w:rsidRDefault="000D4B8F" w:rsidP="000D4B8F">
      <w:pPr>
        <w:pStyle w:val="ListParagraph"/>
        <w:ind w:left="0"/>
        <w:rPr>
          <w:rFonts w:ascii="Times" w:eastAsia="Times New Roman" w:hAnsi="Times" w:cs="Times New Roman"/>
          <w:sz w:val="20"/>
          <w:szCs w:val="20"/>
        </w:rPr>
      </w:pPr>
    </w:p>
    <w:p w14:paraId="411A266D" w14:textId="04518511" w:rsidR="005272BA" w:rsidRDefault="000D4B8F" w:rsidP="000D4B8F">
      <w:pPr>
        <w:pStyle w:val="ListParagraph"/>
        <w:ind w:left="0"/>
        <w:rPr>
          <w:rFonts w:ascii="Times" w:eastAsia="Times New Roman" w:hAnsi="Times" w:cs="Times New Roman"/>
          <w:sz w:val="20"/>
          <w:szCs w:val="20"/>
        </w:rPr>
      </w:pPr>
      <w:r>
        <w:rPr>
          <w:rFonts w:ascii="Times" w:eastAsia="Times New Roman" w:hAnsi="Times" w:cs="Times New Roman"/>
          <w:sz w:val="20"/>
          <w:szCs w:val="20"/>
        </w:rPr>
        <w:t xml:space="preserve">Potential criteria when assessing certification for an external Identity Provider for use by MITRE Relying Party sites might include: </w:t>
      </w:r>
    </w:p>
    <w:p w14:paraId="098AC080" w14:textId="77777777" w:rsidR="000D4B8F" w:rsidRDefault="000D4B8F" w:rsidP="000D4B8F">
      <w:pPr>
        <w:pStyle w:val="ListParagraph"/>
        <w:ind w:left="0"/>
        <w:rPr>
          <w:rFonts w:ascii="Times" w:eastAsia="Times New Roman" w:hAnsi="Times" w:cs="Times New Roman"/>
          <w:sz w:val="20"/>
          <w:szCs w:val="20"/>
        </w:rPr>
      </w:pPr>
    </w:p>
    <w:p w14:paraId="0F2C3732" w14:textId="77777777" w:rsidR="000D4B8F" w:rsidRPr="000D4B8F" w:rsidRDefault="000D4B8F" w:rsidP="000D4B8F">
      <w:pPr>
        <w:pStyle w:val="ListParagraph"/>
        <w:numPr>
          <w:ilvl w:val="0"/>
          <w:numId w:val="20"/>
        </w:numPr>
        <w:rPr>
          <w:rFonts w:ascii="Times" w:eastAsia="Times New Roman" w:hAnsi="Times" w:cs="Times New Roman"/>
          <w:sz w:val="20"/>
          <w:szCs w:val="20"/>
        </w:rPr>
      </w:pPr>
      <w:r w:rsidRPr="000D4B8F">
        <w:rPr>
          <w:rFonts w:ascii="Times" w:eastAsia="Times New Roman" w:hAnsi="Times" w:cs="Times New Roman"/>
          <w:sz w:val="20"/>
          <w:szCs w:val="20"/>
        </w:rPr>
        <w:t xml:space="preserve">External </w:t>
      </w:r>
      <w:proofErr w:type="spellStart"/>
      <w:r w:rsidRPr="000D4B8F">
        <w:rPr>
          <w:rFonts w:ascii="Times" w:eastAsia="Times New Roman" w:hAnsi="Times" w:cs="Times New Roman"/>
          <w:sz w:val="20"/>
          <w:szCs w:val="20"/>
        </w:rPr>
        <w:t>OpenID</w:t>
      </w:r>
      <w:proofErr w:type="spellEnd"/>
      <w:r w:rsidRPr="000D4B8F">
        <w:rPr>
          <w:rFonts w:ascii="Times" w:eastAsia="Times New Roman" w:hAnsi="Times" w:cs="Times New Roman"/>
          <w:sz w:val="20"/>
          <w:szCs w:val="20"/>
        </w:rPr>
        <w:t xml:space="preserve"> 2.0 servers should make available attributes with the same set of schema URLs and semantics</w:t>
      </w:r>
    </w:p>
    <w:p w14:paraId="2E4E3003" w14:textId="77777777" w:rsidR="000D4B8F" w:rsidRPr="000D4B8F" w:rsidRDefault="000D4B8F" w:rsidP="000D4B8F">
      <w:pPr>
        <w:pStyle w:val="ListParagraph"/>
        <w:ind w:left="0"/>
        <w:rPr>
          <w:rFonts w:ascii="Times" w:eastAsia="Times New Roman" w:hAnsi="Times" w:cs="Times New Roman"/>
          <w:sz w:val="20"/>
          <w:szCs w:val="20"/>
        </w:rPr>
      </w:pPr>
    </w:p>
    <w:p w14:paraId="0894BB6F" w14:textId="642AB41E" w:rsidR="000D4B8F" w:rsidRPr="000D4B8F" w:rsidRDefault="000D4B8F" w:rsidP="000D4B8F">
      <w:pPr>
        <w:pStyle w:val="ListParagraph"/>
        <w:numPr>
          <w:ilvl w:val="0"/>
          <w:numId w:val="20"/>
        </w:numPr>
        <w:rPr>
          <w:rFonts w:ascii="Times" w:eastAsia="Times New Roman" w:hAnsi="Times" w:cs="Times New Roman"/>
          <w:sz w:val="20"/>
          <w:szCs w:val="20"/>
        </w:rPr>
      </w:pPr>
      <w:r w:rsidRPr="000D4B8F">
        <w:rPr>
          <w:rFonts w:ascii="Times" w:eastAsia="Times New Roman" w:hAnsi="Times" w:cs="Times New Roman"/>
          <w:sz w:val="20"/>
          <w:szCs w:val="20"/>
        </w:rPr>
        <w:t xml:space="preserve">External </w:t>
      </w:r>
      <w:proofErr w:type="spellStart"/>
      <w:r w:rsidRPr="000D4B8F">
        <w:rPr>
          <w:rFonts w:ascii="Times" w:eastAsia="Times New Roman" w:hAnsi="Times" w:cs="Times New Roman"/>
          <w:sz w:val="20"/>
          <w:szCs w:val="20"/>
        </w:rPr>
        <w:t>OpenID</w:t>
      </w:r>
      <w:proofErr w:type="spellEnd"/>
      <w:r w:rsidRPr="000D4B8F">
        <w:rPr>
          <w:rFonts w:ascii="Times" w:eastAsia="Times New Roman" w:hAnsi="Times" w:cs="Times New Roman"/>
          <w:sz w:val="20"/>
          <w:szCs w:val="20"/>
        </w:rPr>
        <w:t xml:space="preserve"> 2.0 servers must comply with the </w:t>
      </w:r>
      <w:proofErr w:type="spellStart"/>
      <w:r w:rsidRPr="000D4B8F">
        <w:rPr>
          <w:rFonts w:ascii="Times" w:eastAsia="Times New Roman" w:hAnsi="Times" w:cs="Times New Roman"/>
          <w:sz w:val="20"/>
          <w:szCs w:val="20"/>
        </w:rPr>
        <w:t>OpenID</w:t>
      </w:r>
      <w:proofErr w:type="spellEnd"/>
      <w:r w:rsidRPr="000D4B8F">
        <w:rPr>
          <w:rFonts w:ascii="Times" w:eastAsia="Times New Roman" w:hAnsi="Times" w:cs="Times New Roman"/>
          <w:sz w:val="20"/>
          <w:szCs w:val="20"/>
        </w:rPr>
        <w:t xml:space="preserve"> 2.0 Authentication Protocol </w:t>
      </w:r>
      <w:proofErr w:type="spellStart"/>
      <w:r w:rsidRPr="000D4B8F">
        <w:rPr>
          <w:rFonts w:ascii="Times" w:eastAsia="Times New Roman" w:hAnsi="Times" w:cs="Times New Roman"/>
          <w:sz w:val="20"/>
          <w:szCs w:val="20"/>
        </w:rPr>
        <w:t>OpenID</w:t>
      </w:r>
      <w:proofErr w:type="spellEnd"/>
      <w:r w:rsidRPr="000D4B8F">
        <w:rPr>
          <w:rFonts w:ascii="Times" w:eastAsia="Times New Roman" w:hAnsi="Times" w:cs="Times New Roman"/>
          <w:sz w:val="20"/>
          <w:szCs w:val="20"/>
        </w:rPr>
        <w:t xml:space="preserve"> 2.0 (defined at </w:t>
      </w:r>
      <w:hyperlink r:id="rId49" w:history="1">
        <w:r w:rsidRPr="00B6260E">
          <w:rPr>
            <w:rStyle w:val="Hyperlink"/>
            <w:rFonts w:ascii="Times" w:eastAsia="Times New Roman" w:hAnsi="Times" w:cs="Times New Roman"/>
            <w:sz w:val="20"/>
            <w:szCs w:val="20"/>
          </w:rPr>
          <w:t>http://openid.net/specs/openid-authentication-2_0.html</w:t>
        </w:r>
      </w:hyperlink>
      <w:r>
        <w:rPr>
          <w:rFonts w:ascii="Times" w:eastAsia="Times New Roman" w:hAnsi="Times" w:cs="Times New Roman"/>
          <w:sz w:val="20"/>
          <w:szCs w:val="20"/>
        </w:rPr>
        <w:t>)</w:t>
      </w:r>
    </w:p>
    <w:p w14:paraId="4CE74AB8" w14:textId="77777777" w:rsidR="000D4B8F" w:rsidRPr="000D4B8F" w:rsidRDefault="000D4B8F" w:rsidP="000D4B8F">
      <w:pPr>
        <w:pStyle w:val="ListParagraph"/>
        <w:ind w:left="0"/>
        <w:rPr>
          <w:rFonts w:ascii="Times" w:eastAsia="Times New Roman" w:hAnsi="Times" w:cs="Times New Roman"/>
          <w:sz w:val="20"/>
          <w:szCs w:val="20"/>
        </w:rPr>
      </w:pPr>
    </w:p>
    <w:p w14:paraId="602A53ED" w14:textId="77777777" w:rsidR="000D4B8F" w:rsidRPr="000D4B8F" w:rsidRDefault="000D4B8F" w:rsidP="000D4B8F">
      <w:pPr>
        <w:pStyle w:val="ListParagraph"/>
        <w:numPr>
          <w:ilvl w:val="0"/>
          <w:numId w:val="20"/>
        </w:numPr>
        <w:rPr>
          <w:rFonts w:ascii="Times" w:eastAsia="Times New Roman" w:hAnsi="Times" w:cs="Times New Roman"/>
          <w:sz w:val="20"/>
          <w:szCs w:val="20"/>
        </w:rPr>
      </w:pPr>
      <w:r w:rsidRPr="000D4B8F">
        <w:rPr>
          <w:rFonts w:ascii="Times" w:eastAsia="Times New Roman" w:hAnsi="Times" w:cs="Times New Roman"/>
          <w:sz w:val="20"/>
          <w:szCs w:val="20"/>
        </w:rPr>
        <w:t xml:space="preserve">External </w:t>
      </w:r>
      <w:proofErr w:type="spellStart"/>
      <w:r w:rsidRPr="000D4B8F">
        <w:rPr>
          <w:rFonts w:ascii="Times" w:eastAsia="Times New Roman" w:hAnsi="Times" w:cs="Times New Roman"/>
          <w:sz w:val="20"/>
          <w:szCs w:val="20"/>
        </w:rPr>
        <w:t>OpenID</w:t>
      </w:r>
      <w:proofErr w:type="spellEnd"/>
      <w:r w:rsidRPr="000D4B8F">
        <w:rPr>
          <w:rFonts w:ascii="Times" w:eastAsia="Times New Roman" w:hAnsi="Times" w:cs="Times New Roman"/>
          <w:sz w:val="20"/>
          <w:szCs w:val="20"/>
        </w:rPr>
        <w:t xml:space="preserve"> Connect servers must support the final version of the </w:t>
      </w:r>
      <w:proofErr w:type="spellStart"/>
      <w:r w:rsidRPr="000D4B8F">
        <w:rPr>
          <w:rFonts w:ascii="Times" w:eastAsia="Times New Roman" w:hAnsi="Times" w:cs="Times New Roman"/>
          <w:sz w:val="20"/>
          <w:szCs w:val="20"/>
        </w:rPr>
        <w:t>OpenID</w:t>
      </w:r>
      <w:proofErr w:type="spellEnd"/>
      <w:r w:rsidRPr="000D4B8F">
        <w:rPr>
          <w:rFonts w:ascii="Times" w:eastAsia="Times New Roman" w:hAnsi="Times" w:cs="Times New Roman"/>
          <w:sz w:val="20"/>
          <w:szCs w:val="20"/>
        </w:rPr>
        <w:t xml:space="preserve"> Connect protocol as adopted by the working group</w:t>
      </w:r>
    </w:p>
    <w:p w14:paraId="52E29831" w14:textId="77777777" w:rsidR="000D4B8F" w:rsidRPr="000D4B8F" w:rsidRDefault="000D4B8F" w:rsidP="000D4B8F">
      <w:pPr>
        <w:pStyle w:val="ListParagraph"/>
        <w:ind w:left="0"/>
        <w:rPr>
          <w:rFonts w:ascii="Times" w:eastAsia="Times New Roman" w:hAnsi="Times" w:cs="Times New Roman"/>
          <w:sz w:val="20"/>
          <w:szCs w:val="20"/>
        </w:rPr>
      </w:pPr>
    </w:p>
    <w:p w14:paraId="59F57B9F" w14:textId="77777777" w:rsidR="000D4B8F" w:rsidRPr="000D4B8F" w:rsidRDefault="000D4B8F" w:rsidP="000D4B8F">
      <w:pPr>
        <w:pStyle w:val="ListParagraph"/>
        <w:numPr>
          <w:ilvl w:val="0"/>
          <w:numId w:val="20"/>
        </w:numPr>
        <w:rPr>
          <w:rFonts w:ascii="Times" w:eastAsia="Times New Roman" w:hAnsi="Times" w:cs="Times New Roman"/>
          <w:sz w:val="20"/>
          <w:szCs w:val="20"/>
        </w:rPr>
      </w:pPr>
      <w:r w:rsidRPr="000D4B8F">
        <w:rPr>
          <w:rFonts w:ascii="Times" w:eastAsia="Times New Roman" w:hAnsi="Times" w:cs="Times New Roman"/>
          <w:sz w:val="20"/>
          <w:szCs w:val="20"/>
        </w:rPr>
        <w:t xml:space="preserve">External </w:t>
      </w:r>
      <w:proofErr w:type="spellStart"/>
      <w:r w:rsidRPr="000D4B8F">
        <w:rPr>
          <w:rFonts w:ascii="Times" w:eastAsia="Times New Roman" w:hAnsi="Times" w:cs="Times New Roman"/>
          <w:sz w:val="20"/>
          <w:szCs w:val="20"/>
        </w:rPr>
        <w:t>OpenID</w:t>
      </w:r>
      <w:proofErr w:type="spellEnd"/>
      <w:r w:rsidRPr="000D4B8F">
        <w:rPr>
          <w:rFonts w:ascii="Times" w:eastAsia="Times New Roman" w:hAnsi="Times" w:cs="Times New Roman"/>
          <w:sz w:val="20"/>
          <w:szCs w:val="20"/>
        </w:rPr>
        <w:t xml:space="preserve"> Connect servers must support the Basic Client profile</w:t>
      </w:r>
    </w:p>
    <w:p w14:paraId="39946B36" w14:textId="77777777" w:rsidR="000D4B8F" w:rsidRPr="000D4B8F" w:rsidRDefault="000D4B8F" w:rsidP="000D4B8F">
      <w:pPr>
        <w:pStyle w:val="ListParagraph"/>
        <w:ind w:left="0"/>
        <w:rPr>
          <w:rFonts w:ascii="Times" w:eastAsia="Times New Roman" w:hAnsi="Times" w:cs="Times New Roman"/>
          <w:sz w:val="20"/>
          <w:szCs w:val="20"/>
        </w:rPr>
      </w:pPr>
    </w:p>
    <w:p w14:paraId="2B07A486" w14:textId="44207FB4" w:rsidR="000D4B8F" w:rsidRDefault="000D4B8F" w:rsidP="000D4B8F">
      <w:pPr>
        <w:pStyle w:val="ListParagraph"/>
        <w:numPr>
          <w:ilvl w:val="0"/>
          <w:numId w:val="20"/>
        </w:numPr>
        <w:rPr>
          <w:rFonts w:ascii="Times" w:eastAsia="Times New Roman" w:hAnsi="Times" w:cs="Times New Roman"/>
          <w:sz w:val="20"/>
          <w:szCs w:val="20"/>
        </w:rPr>
      </w:pPr>
      <w:r w:rsidRPr="000D4B8F">
        <w:rPr>
          <w:rFonts w:ascii="Times" w:eastAsia="Times New Roman" w:hAnsi="Times" w:cs="Times New Roman"/>
          <w:sz w:val="20"/>
          <w:szCs w:val="20"/>
        </w:rPr>
        <w:t xml:space="preserve">External </w:t>
      </w:r>
      <w:proofErr w:type="spellStart"/>
      <w:r w:rsidRPr="000D4B8F">
        <w:rPr>
          <w:rFonts w:ascii="Times" w:eastAsia="Times New Roman" w:hAnsi="Times" w:cs="Times New Roman"/>
          <w:sz w:val="20"/>
          <w:szCs w:val="20"/>
        </w:rPr>
        <w:t>OpenID</w:t>
      </w:r>
      <w:proofErr w:type="spellEnd"/>
      <w:r w:rsidRPr="000D4B8F">
        <w:rPr>
          <w:rFonts w:ascii="Times" w:eastAsia="Times New Roman" w:hAnsi="Times" w:cs="Times New Roman"/>
          <w:sz w:val="20"/>
          <w:szCs w:val="20"/>
        </w:rPr>
        <w:t xml:space="preserve"> Connect servers should support at least the same set of claims </w:t>
      </w:r>
      <w:r>
        <w:rPr>
          <w:rFonts w:ascii="Times" w:eastAsia="Times New Roman" w:hAnsi="Times" w:cs="Times New Roman"/>
          <w:sz w:val="20"/>
          <w:szCs w:val="20"/>
        </w:rPr>
        <w:t xml:space="preserve">noted in Section 3.2 of the Trust Framework System Rules. </w:t>
      </w:r>
    </w:p>
    <w:p w14:paraId="3079EB61" w14:textId="77777777" w:rsidR="000D4B8F" w:rsidRDefault="000D4B8F" w:rsidP="000D4B8F">
      <w:pPr>
        <w:pStyle w:val="ListParagraph"/>
        <w:ind w:left="0"/>
        <w:rPr>
          <w:rFonts w:ascii="Times" w:eastAsia="Times New Roman" w:hAnsi="Times" w:cs="Times New Roman"/>
          <w:sz w:val="20"/>
          <w:szCs w:val="20"/>
        </w:rPr>
      </w:pPr>
    </w:p>
    <w:p w14:paraId="5047BE7B" w14:textId="3DE1991C" w:rsidR="000D4B8F" w:rsidRPr="005272BA" w:rsidRDefault="000D4B8F" w:rsidP="000D4B8F">
      <w:pPr>
        <w:pStyle w:val="ListParagraph"/>
        <w:ind w:left="0"/>
        <w:rPr>
          <w:rFonts w:ascii="Times" w:eastAsia="Times New Roman" w:hAnsi="Times" w:cs="Times New Roman"/>
          <w:sz w:val="20"/>
          <w:szCs w:val="20"/>
        </w:rPr>
      </w:pPr>
      <w:r>
        <w:rPr>
          <w:rFonts w:ascii="Times" w:eastAsia="Times New Roman" w:hAnsi="Times" w:cs="Times New Roman"/>
          <w:sz w:val="20"/>
          <w:szCs w:val="20"/>
        </w:rPr>
        <w:t xml:space="preserve">Determination of which Certification Assessors may be sufficient to determine or recommend certification should follow further discussion and agreement about the potential role and weight certification will receive for purposes of MITRE External Identity Federation.  </w:t>
      </w:r>
    </w:p>
    <w:sectPr w:rsidR="000D4B8F" w:rsidRPr="005272BA" w:rsidSect="00C7179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0366B7" w14:textId="77777777" w:rsidR="00D01C0D" w:rsidRDefault="00D01C0D" w:rsidP="00985D3E">
      <w:r>
        <w:separator/>
      </w:r>
    </w:p>
  </w:endnote>
  <w:endnote w:type="continuationSeparator" w:id="0">
    <w:p w14:paraId="0A2FBD5F" w14:textId="77777777" w:rsidR="00D01C0D" w:rsidRDefault="00D01C0D" w:rsidP="00985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F24C0" w14:textId="77777777" w:rsidR="00D01C0D" w:rsidRDefault="00D01C0D" w:rsidP="00985D3E">
      <w:r>
        <w:separator/>
      </w:r>
    </w:p>
  </w:footnote>
  <w:footnote w:type="continuationSeparator" w:id="0">
    <w:p w14:paraId="3B24F31E" w14:textId="77777777" w:rsidR="00D01C0D" w:rsidRDefault="00D01C0D" w:rsidP="00985D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6B55"/>
    <w:multiLevelType w:val="hybridMultilevel"/>
    <w:tmpl w:val="60ECD7B4"/>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9E2D7F"/>
    <w:multiLevelType w:val="hybridMultilevel"/>
    <w:tmpl w:val="21CE2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2F3C9D"/>
    <w:multiLevelType w:val="hybridMultilevel"/>
    <w:tmpl w:val="46F238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8F96F23"/>
    <w:multiLevelType w:val="hybridMultilevel"/>
    <w:tmpl w:val="DE0C1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07FB7"/>
    <w:multiLevelType w:val="hybridMultilevel"/>
    <w:tmpl w:val="C252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BB438C"/>
    <w:multiLevelType w:val="hybridMultilevel"/>
    <w:tmpl w:val="1BF8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C94151"/>
    <w:multiLevelType w:val="hybridMultilevel"/>
    <w:tmpl w:val="FF2A8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078FA"/>
    <w:multiLevelType w:val="hybridMultilevel"/>
    <w:tmpl w:val="EE76A5FC"/>
    <w:lvl w:ilvl="0" w:tplc="04090001">
      <w:start w:val="1"/>
      <w:numFmt w:val="bullet"/>
      <w:lvlText w:val=""/>
      <w:lvlJc w:val="left"/>
      <w:pPr>
        <w:ind w:left="2160" w:hanging="360"/>
      </w:pPr>
      <w:rPr>
        <w:rFonts w:ascii="Symbol" w:hAnsi="Symbol" w:hint="default"/>
      </w:rPr>
    </w:lvl>
    <w:lvl w:ilvl="1" w:tplc="9790FD80">
      <w:numFmt w:val="bullet"/>
      <w:lvlText w:val="-"/>
      <w:lvlJc w:val="left"/>
      <w:pPr>
        <w:ind w:left="2880" w:hanging="360"/>
      </w:pPr>
      <w:rPr>
        <w:rFonts w:ascii="Times" w:eastAsia="Times New Roman" w:hAnsi="Times"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AED08A1"/>
    <w:multiLevelType w:val="hybridMultilevel"/>
    <w:tmpl w:val="85CC84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3933DC"/>
    <w:multiLevelType w:val="hybridMultilevel"/>
    <w:tmpl w:val="729C63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AE535B4"/>
    <w:multiLevelType w:val="hybridMultilevel"/>
    <w:tmpl w:val="E9BA2F1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48E366F0"/>
    <w:multiLevelType w:val="hybridMultilevel"/>
    <w:tmpl w:val="A42A7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A781B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2837540"/>
    <w:multiLevelType w:val="hybridMultilevel"/>
    <w:tmpl w:val="F2AAF4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70AC363E"/>
    <w:multiLevelType w:val="hybridMultilevel"/>
    <w:tmpl w:val="6BA4E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896AF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4E545C0"/>
    <w:multiLevelType w:val="hybridMultilevel"/>
    <w:tmpl w:val="508A18F4"/>
    <w:lvl w:ilvl="0" w:tplc="9790FD80">
      <w:numFmt w:val="bullet"/>
      <w:lvlText w:val="-"/>
      <w:lvlJc w:val="left"/>
      <w:pPr>
        <w:ind w:left="4320" w:hanging="360"/>
      </w:pPr>
      <w:rPr>
        <w:rFonts w:ascii="Times" w:eastAsia="Times New Roman" w:hAnsi="Times" w:cs="Times New Roman"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A741067"/>
    <w:multiLevelType w:val="hybridMultilevel"/>
    <w:tmpl w:val="05EC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FE2770"/>
    <w:multiLevelType w:val="multilevel"/>
    <w:tmpl w:val="0409001F"/>
    <w:numStyleLink w:val="111111"/>
  </w:abstractNum>
  <w:abstractNum w:abstractNumId="19">
    <w:nsid w:val="7F1F1AAC"/>
    <w:multiLevelType w:val="hybridMultilevel"/>
    <w:tmpl w:val="B9101FC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12"/>
  </w:num>
  <w:num w:numId="2">
    <w:abstractNumId w:val="15"/>
  </w:num>
  <w:num w:numId="3">
    <w:abstractNumId w:val="18"/>
  </w:num>
  <w:num w:numId="4">
    <w:abstractNumId w:val="8"/>
  </w:num>
  <w:num w:numId="5">
    <w:abstractNumId w:val="14"/>
  </w:num>
  <w:num w:numId="6">
    <w:abstractNumId w:val="17"/>
  </w:num>
  <w:num w:numId="7">
    <w:abstractNumId w:val="4"/>
  </w:num>
  <w:num w:numId="8">
    <w:abstractNumId w:val="3"/>
  </w:num>
  <w:num w:numId="9">
    <w:abstractNumId w:val="10"/>
  </w:num>
  <w:num w:numId="10">
    <w:abstractNumId w:val="2"/>
  </w:num>
  <w:num w:numId="11">
    <w:abstractNumId w:val="13"/>
  </w:num>
  <w:num w:numId="12">
    <w:abstractNumId w:val="1"/>
  </w:num>
  <w:num w:numId="13">
    <w:abstractNumId w:val="7"/>
  </w:num>
  <w:num w:numId="14">
    <w:abstractNumId w:val="16"/>
  </w:num>
  <w:num w:numId="15">
    <w:abstractNumId w:val="6"/>
  </w:num>
  <w:num w:numId="16">
    <w:abstractNumId w:val="11"/>
  </w:num>
  <w:num w:numId="17">
    <w:abstractNumId w:val="0"/>
  </w:num>
  <w:num w:numId="18">
    <w:abstractNumId w:val="19"/>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6F7"/>
    <w:rsid w:val="00002515"/>
    <w:rsid w:val="00005070"/>
    <w:rsid w:val="00006592"/>
    <w:rsid w:val="0002162F"/>
    <w:rsid w:val="000224D6"/>
    <w:rsid w:val="000236DE"/>
    <w:rsid w:val="00025102"/>
    <w:rsid w:val="0002524E"/>
    <w:rsid w:val="00036DD6"/>
    <w:rsid w:val="00040561"/>
    <w:rsid w:val="00042892"/>
    <w:rsid w:val="000475E1"/>
    <w:rsid w:val="000564EE"/>
    <w:rsid w:val="00060A5B"/>
    <w:rsid w:val="00067A31"/>
    <w:rsid w:val="000726FF"/>
    <w:rsid w:val="00074497"/>
    <w:rsid w:val="000A1FF1"/>
    <w:rsid w:val="000A21B3"/>
    <w:rsid w:val="000A3222"/>
    <w:rsid w:val="000B1AA5"/>
    <w:rsid w:val="000B2116"/>
    <w:rsid w:val="000B7E7D"/>
    <w:rsid w:val="000C0681"/>
    <w:rsid w:val="000C41D3"/>
    <w:rsid w:val="000D2D67"/>
    <w:rsid w:val="000D3645"/>
    <w:rsid w:val="000D4B8F"/>
    <w:rsid w:val="000D6880"/>
    <w:rsid w:val="000D72A8"/>
    <w:rsid w:val="000E0F34"/>
    <w:rsid w:val="000E66BD"/>
    <w:rsid w:val="000F7AE6"/>
    <w:rsid w:val="00116332"/>
    <w:rsid w:val="00126EE2"/>
    <w:rsid w:val="001319DF"/>
    <w:rsid w:val="0013367C"/>
    <w:rsid w:val="00143135"/>
    <w:rsid w:val="00147587"/>
    <w:rsid w:val="00156E04"/>
    <w:rsid w:val="001637EF"/>
    <w:rsid w:val="001745CD"/>
    <w:rsid w:val="001751D7"/>
    <w:rsid w:val="001839FC"/>
    <w:rsid w:val="001932A6"/>
    <w:rsid w:val="001A45E3"/>
    <w:rsid w:val="001B30B8"/>
    <w:rsid w:val="001D09D5"/>
    <w:rsid w:val="001D3FC6"/>
    <w:rsid w:val="001D495C"/>
    <w:rsid w:val="001D7CBC"/>
    <w:rsid w:val="001E2488"/>
    <w:rsid w:val="001F287B"/>
    <w:rsid w:val="001F6E4E"/>
    <w:rsid w:val="00204D5F"/>
    <w:rsid w:val="00220B22"/>
    <w:rsid w:val="00223ED6"/>
    <w:rsid w:val="0023210D"/>
    <w:rsid w:val="00233631"/>
    <w:rsid w:val="002365A5"/>
    <w:rsid w:val="00236C7E"/>
    <w:rsid w:val="002409B1"/>
    <w:rsid w:val="00240BDA"/>
    <w:rsid w:val="002411C9"/>
    <w:rsid w:val="002616D3"/>
    <w:rsid w:val="00265234"/>
    <w:rsid w:val="00277CA3"/>
    <w:rsid w:val="002907C2"/>
    <w:rsid w:val="00292E1F"/>
    <w:rsid w:val="0029427E"/>
    <w:rsid w:val="002960E9"/>
    <w:rsid w:val="002A4C61"/>
    <w:rsid w:val="002B0DA2"/>
    <w:rsid w:val="002B3579"/>
    <w:rsid w:val="002B5FD8"/>
    <w:rsid w:val="002C0127"/>
    <w:rsid w:val="002C13F4"/>
    <w:rsid w:val="002C5A43"/>
    <w:rsid w:val="002C716A"/>
    <w:rsid w:val="002D600F"/>
    <w:rsid w:val="002E417E"/>
    <w:rsid w:val="002E61F4"/>
    <w:rsid w:val="00302016"/>
    <w:rsid w:val="00314D9E"/>
    <w:rsid w:val="00316711"/>
    <w:rsid w:val="0032502A"/>
    <w:rsid w:val="00330279"/>
    <w:rsid w:val="00333B83"/>
    <w:rsid w:val="0033695F"/>
    <w:rsid w:val="00336AD8"/>
    <w:rsid w:val="00336C31"/>
    <w:rsid w:val="0033744D"/>
    <w:rsid w:val="0034014C"/>
    <w:rsid w:val="003408EF"/>
    <w:rsid w:val="00356995"/>
    <w:rsid w:val="00361FF5"/>
    <w:rsid w:val="0036580E"/>
    <w:rsid w:val="003911AE"/>
    <w:rsid w:val="00396EBA"/>
    <w:rsid w:val="003A4118"/>
    <w:rsid w:val="003B4475"/>
    <w:rsid w:val="003B71DF"/>
    <w:rsid w:val="003C1405"/>
    <w:rsid w:val="003C1646"/>
    <w:rsid w:val="003C5BC1"/>
    <w:rsid w:val="003C5CC2"/>
    <w:rsid w:val="003C7A8A"/>
    <w:rsid w:val="003D1086"/>
    <w:rsid w:val="003D1C76"/>
    <w:rsid w:val="003D3570"/>
    <w:rsid w:val="003E27A0"/>
    <w:rsid w:val="003E3888"/>
    <w:rsid w:val="003F1B26"/>
    <w:rsid w:val="003F36F7"/>
    <w:rsid w:val="00403E7D"/>
    <w:rsid w:val="004277FF"/>
    <w:rsid w:val="00442A36"/>
    <w:rsid w:val="00452E88"/>
    <w:rsid w:val="00457B7C"/>
    <w:rsid w:val="004624B3"/>
    <w:rsid w:val="0048530E"/>
    <w:rsid w:val="00490823"/>
    <w:rsid w:val="004921A4"/>
    <w:rsid w:val="00495D0E"/>
    <w:rsid w:val="004A0657"/>
    <w:rsid w:val="004A3204"/>
    <w:rsid w:val="004A5ACA"/>
    <w:rsid w:val="004B50D2"/>
    <w:rsid w:val="004C2CF8"/>
    <w:rsid w:val="004C347B"/>
    <w:rsid w:val="004C70C4"/>
    <w:rsid w:val="004C758B"/>
    <w:rsid w:val="004D05C6"/>
    <w:rsid w:val="004D334C"/>
    <w:rsid w:val="004D438F"/>
    <w:rsid w:val="004F37B6"/>
    <w:rsid w:val="00500261"/>
    <w:rsid w:val="00522C18"/>
    <w:rsid w:val="00523BC6"/>
    <w:rsid w:val="005272BA"/>
    <w:rsid w:val="005301C8"/>
    <w:rsid w:val="00531FB1"/>
    <w:rsid w:val="005339A8"/>
    <w:rsid w:val="005417DF"/>
    <w:rsid w:val="00542F10"/>
    <w:rsid w:val="00546315"/>
    <w:rsid w:val="00556370"/>
    <w:rsid w:val="00560D36"/>
    <w:rsid w:val="005741B5"/>
    <w:rsid w:val="00575DC8"/>
    <w:rsid w:val="005817FA"/>
    <w:rsid w:val="005833F8"/>
    <w:rsid w:val="00590870"/>
    <w:rsid w:val="00597E1C"/>
    <w:rsid w:val="005A2260"/>
    <w:rsid w:val="005A26CA"/>
    <w:rsid w:val="005B31D1"/>
    <w:rsid w:val="005C4356"/>
    <w:rsid w:val="005D308D"/>
    <w:rsid w:val="005E6E04"/>
    <w:rsid w:val="005E7A9A"/>
    <w:rsid w:val="005F33E7"/>
    <w:rsid w:val="00602793"/>
    <w:rsid w:val="00604922"/>
    <w:rsid w:val="00605584"/>
    <w:rsid w:val="00607A2E"/>
    <w:rsid w:val="0061149D"/>
    <w:rsid w:val="006124ED"/>
    <w:rsid w:val="0061338E"/>
    <w:rsid w:val="00623CC9"/>
    <w:rsid w:val="0062759C"/>
    <w:rsid w:val="006302E7"/>
    <w:rsid w:val="00631F8F"/>
    <w:rsid w:val="006373AB"/>
    <w:rsid w:val="0064412C"/>
    <w:rsid w:val="0065113D"/>
    <w:rsid w:val="0065134B"/>
    <w:rsid w:val="00655DDD"/>
    <w:rsid w:val="00656389"/>
    <w:rsid w:val="006621B6"/>
    <w:rsid w:val="00662828"/>
    <w:rsid w:val="00665CD6"/>
    <w:rsid w:val="00667E6E"/>
    <w:rsid w:val="00671D39"/>
    <w:rsid w:val="0067647D"/>
    <w:rsid w:val="0068341B"/>
    <w:rsid w:val="00693308"/>
    <w:rsid w:val="00693593"/>
    <w:rsid w:val="00694C1B"/>
    <w:rsid w:val="006A25AE"/>
    <w:rsid w:val="006B12F3"/>
    <w:rsid w:val="006B2673"/>
    <w:rsid w:val="006C0F4D"/>
    <w:rsid w:val="006C326C"/>
    <w:rsid w:val="006C4F74"/>
    <w:rsid w:val="006D69F4"/>
    <w:rsid w:val="006E025A"/>
    <w:rsid w:val="006E3E3E"/>
    <w:rsid w:val="007005F0"/>
    <w:rsid w:val="00706B3F"/>
    <w:rsid w:val="00717F29"/>
    <w:rsid w:val="00745156"/>
    <w:rsid w:val="0074589C"/>
    <w:rsid w:val="00750219"/>
    <w:rsid w:val="00750900"/>
    <w:rsid w:val="00752B36"/>
    <w:rsid w:val="00753BE8"/>
    <w:rsid w:val="007544B4"/>
    <w:rsid w:val="0076259E"/>
    <w:rsid w:val="0077101C"/>
    <w:rsid w:val="00777634"/>
    <w:rsid w:val="007827E8"/>
    <w:rsid w:val="0078379D"/>
    <w:rsid w:val="0079408E"/>
    <w:rsid w:val="00794EEC"/>
    <w:rsid w:val="0079639A"/>
    <w:rsid w:val="007C7FEF"/>
    <w:rsid w:val="007D12ED"/>
    <w:rsid w:val="007E0FC7"/>
    <w:rsid w:val="007E355F"/>
    <w:rsid w:val="007E5844"/>
    <w:rsid w:val="007F43B6"/>
    <w:rsid w:val="00801F80"/>
    <w:rsid w:val="008027FA"/>
    <w:rsid w:val="00802F92"/>
    <w:rsid w:val="0080626A"/>
    <w:rsid w:val="0081415F"/>
    <w:rsid w:val="00820AC5"/>
    <w:rsid w:val="0082185A"/>
    <w:rsid w:val="00823A4F"/>
    <w:rsid w:val="0082701E"/>
    <w:rsid w:val="008351ED"/>
    <w:rsid w:val="00840D3E"/>
    <w:rsid w:val="00846E88"/>
    <w:rsid w:val="00847869"/>
    <w:rsid w:val="008520D9"/>
    <w:rsid w:val="008609D5"/>
    <w:rsid w:val="00865D03"/>
    <w:rsid w:val="00877E99"/>
    <w:rsid w:val="00894528"/>
    <w:rsid w:val="008A0A33"/>
    <w:rsid w:val="008B31ED"/>
    <w:rsid w:val="008B3911"/>
    <w:rsid w:val="008C6672"/>
    <w:rsid w:val="008C751A"/>
    <w:rsid w:val="008D6177"/>
    <w:rsid w:val="008E5411"/>
    <w:rsid w:val="008E5C67"/>
    <w:rsid w:val="008E6AC7"/>
    <w:rsid w:val="008F533D"/>
    <w:rsid w:val="008F5D0C"/>
    <w:rsid w:val="009054AA"/>
    <w:rsid w:val="00906C94"/>
    <w:rsid w:val="00910A58"/>
    <w:rsid w:val="0091769E"/>
    <w:rsid w:val="0092103D"/>
    <w:rsid w:val="00922376"/>
    <w:rsid w:val="00922C36"/>
    <w:rsid w:val="00926BB9"/>
    <w:rsid w:val="00941C9E"/>
    <w:rsid w:val="009504A6"/>
    <w:rsid w:val="0095685D"/>
    <w:rsid w:val="00957D36"/>
    <w:rsid w:val="00967C4B"/>
    <w:rsid w:val="00972502"/>
    <w:rsid w:val="009762DA"/>
    <w:rsid w:val="00985D3E"/>
    <w:rsid w:val="009906B0"/>
    <w:rsid w:val="00991424"/>
    <w:rsid w:val="00995EB0"/>
    <w:rsid w:val="009C0441"/>
    <w:rsid w:val="009C1641"/>
    <w:rsid w:val="009C7EF8"/>
    <w:rsid w:val="009D7FBA"/>
    <w:rsid w:val="009F5F3F"/>
    <w:rsid w:val="009F6FAF"/>
    <w:rsid w:val="00A115B4"/>
    <w:rsid w:val="00A14429"/>
    <w:rsid w:val="00A21362"/>
    <w:rsid w:val="00A222B1"/>
    <w:rsid w:val="00A25EDA"/>
    <w:rsid w:val="00A3251E"/>
    <w:rsid w:val="00A3682E"/>
    <w:rsid w:val="00A53549"/>
    <w:rsid w:val="00A53DF6"/>
    <w:rsid w:val="00A545F6"/>
    <w:rsid w:val="00A56996"/>
    <w:rsid w:val="00A71149"/>
    <w:rsid w:val="00A76335"/>
    <w:rsid w:val="00A87CB7"/>
    <w:rsid w:val="00AA05F6"/>
    <w:rsid w:val="00AA2BDF"/>
    <w:rsid w:val="00AE0EFA"/>
    <w:rsid w:val="00AE327E"/>
    <w:rsid w:val="00AF13F3"/>
    <w:rsid w:val="00AF1C4B"/>
    <w:rsid w:val="00AF770E"/>
    <w:rsid w:val="00B05BF2"/>
    <w:rsid w:val="00B0724A"/>
    <w:rsid w:val="00B07BD6"/>
    <w:rsid w:val="00B07F34"/>
    <w:rsid w:val="00B1178F"/>
    <w:rsid w:val="00B168F1"/>
    <w:rsid w:val="00B176A3"/>
    <w:rsid w:val="00B20738"/>
    <w:rsid w:val="00B2518F"/>
    <w:rsid w:val="00B275A3"/>
    <w:rsid w:val="00B33EFD"/>
    <w:rsid w:val="00B3586F"/>
    <w:rsid w:val="00B45D60"/>
    <w:rsid w:val="00B6330A"/>
    <w:rsid w:val="00B64411"/>
    <w:rsid w:val="00B67B83"/>
    <w:rsid w:val="00B75DD3"/>
    <w:rsid w:val="00B82BD6"/>
    <w:rsid w:val="00B90B30"/>
    <w:rsid w:val="00B9348B"/>
    <w:rsid w:val="00B93CA9"/>
    <w:rsid w:val="00BC0E5D"/>
    <w:rsid w:val="00BC51BC"/>
    <w:rsid w:val="00BC5E25"/>
    <w:rsid w:val="00BC63D0"/>
    <w:rsid w:val="00BC7BE6"/>
    <w:rsid w:val="00BD0395"/>
    <w:rsid w:val="00BD35BB"/>
    <w:rsid w:val="00BD3DC7"/>
    <w:rsid w:val="00BE0039"/>
    <w:rsid w:val="00BE225A"/>
    <w:rsid w:val="00BE31A4"/>
    <w:rsid w:val="00BF05CA"/>
    <w:rsid w:val="00BF4F10"/>
    <w:rsid w:val="00C024F2"/>
    <w:rsid w:val="00C046E1"/>
    <w:rsid w:val="00C162E5"/>
    <w:rsid w:val="00C31117"/>
    <w:rsid w:val="00C32725"/>
    <w:rsid w:val="00C32DAE"/>
    <w:rsid w:val="00C3699B"/>
    <w:rsid w:val="00C415B9"/>
    <w:rsid w:val="00C541AA"/>
    <w:rsid w:val="00C54891"/>
    <w:rsid w:val="00C614EA"/>
    <w:rsid w:val="00C61DDF"/>
    <w:rsid w:val="00C64240"/>
    <w:rsid w:val="00C7179D"/>
    <w:rsid w:val="00C737B0"/>
    <w:rsid w:val="00C761A4"/>
    <w:rsid w:val="00C77D0E"/>
    <w:rsid w:val="00C85600"/>
    <w:rsid w:val="00C86FCC"/>
    <w:rsid w:val="00C92425"/>
    <w:rsid w:val="00C937E6"/>
    <w:rsid w:val="00C945CC"/>
    <w:rsid w:val="00CA77D7"/>
    <w:rsid w:val="00CB6573"/>
    <w:rsid w:val="00CC15D2"/>
    <w:rsid w:val="00CC3590"/>
    <w:rsid w:val="00CC505A"/>
    <w:rsid w:val="00CD6672"/>
    <w:rsid w:val="00CD7D3D"/>
    <w:rsid w:val="00CE698F"/>
    <w:rsid w:val="00CF2CCC"/>
    <w:rsid w:val="00CF412E"/>
    <w:rsid w:val="00D01C0D"/>
    <w:rsid w:val="00D121BA"/>
    <w:rsid w:val="00D166A0"/>
    <w:rsid w:val="00D25AC5"/>
    <w:rsid w:val="00D274E5"/>
    <w:rsid w:val="00D30CCA"/>
    <w:rsid w:val="00D32843"/>
    <w:rsid w:val="00D33300"/>
    <w:rsid w:val="00D33A76"/>
    <w:rsid w:val="00D37462"/>
    <w:rsid w:val="00D40988"/>
    <w:rsid w:val="00D43F6E"/>
    <w:rsid w:val="00D459CD"/>
    <w:rsid w:val="00D56371"/>
    <w:rsid w:val="00D65242"/>
    <w:rsid w:val="00D71244"/>
    <w:rsid w:val="00D732D7"/>
    <w:rsid w:val="00D769DF"/>
    <w:rsid w:val="00D82EBB"/>
    <w:rsid w:val="00DA400E"/>
    <w:rsid w:val="00DA5424"/>
    <w:rsid w:val="00DB0539"/>
    <w:rsid w:val="00DB2CBF"/>
    <w:rsid w:val="00DB3F22"/>
    <w:rsid w:val="00DC111A"/>
    <w:rsid w:val="00DC1D23"/>
    <w:rsid w:val="00DC7B10"/>
    <w:rsid w:val="00DD4EF5"/>
    <w:rsid w:val="00DE545B"/>
    <w:rsid w:val="00DE554C"/>
    <w:rsid w:val="00DE75C8"/>
    <w:rsid w:val="00E000AF"/>
    <w:rsid w:val="00E00BC3"/>
    <w:rsid w:val="00E0426D"/>
    <w:rsid w:val="00E20527"/>
    <w:rsid w:val="00E21FC0"/>
    <w:rsid w:val="00E37529"/>
    <w:rsid w:val="00E37BD9"/>
    <w:rsid w:val="00E40DF3"/>
    <w:rsid w:val="00E428A0"/>
    <w:rsid w:val="00E514B7"/>
    <w:rsid w:val="00E519A8"/>
    <w:rsid w:val="00E527F8"/>
    <w:rsid w:val="00E54FFB"/>
    <w:rsid w:val="00E556A9"/>
    <w:rsid w:val="00E57303"/>
    <w:rsid w:val="00E67358"/>
    <w:rsid w:val="00E75274"/>
    <w:rsid w:val="00E83E94"/>
    <w:rsid w:val="00E86804"/>
    <w:rsid w:val="00E86BBD"/>
    <w:rsid w:val="00E915D2"/>
    <w:rsid w:val="00E93ED6"/>
    <w:rsid w:val="00E94373"/>
    <w:rsid w:val="00EA79B7"/>
    <w:rsid w:val="00EC5718"/>
    <w:rsid w:val="00EC763A"/>
    <w:rsid w:val="00ED209B"/>
    <w:rsid w:val="00EE1CB6"/>
    <w:rsid w:val="00EE46BD"/>
    <w:rsid w:val="00EE57CF"/>
    <w:rsid w:val="00EE582B"/>
    <w:rsid w:val="00EF5ADB"/>
    <w:rsid w:val="00EF5B21"/>
    <w:rsid w:val="00F04EE9"/>
    <w:rsid w:val="00F059B5"/>
    <w:rsid w:val="00F13760"/>
    <w:rsid w:val="00F166A7"/>
    <w:rsid w:val="00F16FCE"/>
    <w:rsid w:val="00F30C2E"/>
    <w:rsid w:val="00F44BC4"/>
    <w:rsid w:val="00F50FD4"/>
    <w:rsid w:val="00F56C64"/>
    <w:rsid w:val="00F5787B"/>
    <w:rsid w:val="00F6476C"/>
    <w:rsid w:val="00F667D6"/>
    <w:rsid w:val="00F734A4"/>
    <w:rsid w:val="00F83825"/>
    <w:rsid w:val="00F93FCA"/>
    <w:rsid w:val="00F9547A"/>
    <w:rsid w:val="00FA3B55"/>
    <w:rsid w:val="00FA5EE8"/>
    <w:rsid w:val="00FA719A"/>
    <w:rsid w:val="00FB0475"/>
    <w:rsid w:val="00FC3C3A"/>
    <w:rsid w:val="00FC42BD"/>
    <w:rsid w:val="00FD1A10"/>
    <w:rsid w:val="00FD31E4"/>
    <w:rsid w:val="00FD4C95"/>
    <w:rsid w:val="00FE31B9"/>
    <w:rsid w:val="00FF7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B6F6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F36F7"/>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3F36F7"/>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6F7"/>
    <w:rPr>
      <w:rFonts w:ascii="Times" w:hAnsi="Times"/>
      <w:b/>
      <w:bCs/>
      <w:kern w:val="36"/>
      <w:sz w:val="48"/>
      <w:szCs w:val="48"/>
    </w:rPr>
  </w:style>
  <w:style w:type="character" w:customStyle="1" w:styleId="Heading2Char">
    <w:name w:val="Heading 2 Char"/>
    <w:basedOn w:val="DefaultParagraphFont"/>
    <w:link w:val="Heading2"/>
    <w:uiPriority w:val="9"/>
    <w:rsid w:val="003F36F7"/>
    <w:rPr>
      <w:rFonts w:ascii="Times" w:hAnsi="Times"/>
      <w:b/>
      <w:bCs/>
      <w:sz w:val="36"/>
      <w:szCs w:val="36"/>
    </w:rPr>
  </w:style>
  <w:style w:type="character" w:styleId="Strong">
    <w:name w:val="Strong"/>
    <w:basedOn w:val="DefaultParagraphFont"/>
    <w:uiPriority w:val="22"/>
    <w:qFormat/>
    <w:rsid w:val="003F36F7"/>
    <w:rPr>
      <w:b/>
      <w:bCs/>
    </w:rPr>
  </w:style>
  <w:style w:type="numbering" w:styleId="111111">
    <w:name w:val="Outline List 2"/>
    <w:basedOn w:val="NoList"/>
    <w:uiPriority w:val="99"/>
    <w:semiHidden/>
    <w:unhideWhenUsed/>
    <w:rsid w:val="0013367C"/>
    <w:pPr>
      <w:numPr>
        <w:numId w:val="2"/>
      </w:numPr>
    </w:pPr>
  </w:style>
  <w:style w:type="paragraph" w:styleId="ListParagraph">
    <w:name w:val="List Paragraph"/>
    <w:basedOn w:val="Normal"/>
    <w:uiPriority w:val="34"/>
    <w:qFormat/>
    <w:rsid w:val="0013367C"/>
    <w:pPr>
      <w:ind w:left="720"/>
      <w:contextualSpacing/>
    </w:pPr>
  </w:style>
  <w:style w:type="character" w:styleId="Hyperlink">
    <w:name w:val="Hyperlink"/>
    <w:basedOn w:val="DefaultParagraphFont"/>
    <w:uiPriority w:val="99"/>
    <w:unhideWhenUsed/>
    <w:rsid w:val="009F6FAF"/>
    <w:rPr>
      <w:color w:val="0000FF" w:themeColor="hyperlink"/>
      <w:u w:val="single"/>
    </w:rPr>
  </w:style>
  <w:style w:type="paragraph" w:styleId="Header">
    <w:name w:val="header"/>
    <w:basedOn w:val="Normal"/>
    <w:link w:val="HeaderChar"/>
    <w:uiPriority w:val="99"/>
    <w:unhideWhenUsed/>
    <w:rsid w:val="00985D3E"/>
    <w:pPr>
      <w:tabs>
        <w:tab w:val="center" w:pos="4320"/>
        <w:tab w:val="right" w:pos="8640"/>
      </w:tabs>
    </w:pPr>
  </w:style>
  <w:style w:type="character" w:customStyle="1" w:styleId="HeaderChar">
    <w:name w:val="Header Char"/>
    <w:basedOn w:val="DefaultParagraphFont"/>
    <w:link w:val="Header"/>
    <w:uiPriority w:val="99"/>
    <w:rsid w:val="00985D3E"/>
  </w:style>
  <w:style w:type="paragraph" w:styleId="Footer">
    <w:name w:val="footer"/>
    <w:basedOn w:val="Normal"/>
    <w:link w:val="FooterChar"/>
    <w:uiPriority w:val="99"/>
    <w:unhideWhenUsed/>
    <w:rsid w:val="00985D3E"/>
    <w:pPr>
      <w:tabs>
        <w:tab w:val="center" w:pos="4320"/>
        <w:tab w:val="right" w:pos="8640"/>
      </w:tabs>
    </w:pPr>
  </w:style>
  <w:style w:type="character" w:customStyle="1" w:styleId="FooterChar">
    <w:name w:val="Footer Char"/>
    <w:basedOn w:val="DefaultParagraphFont"/>
    <w:link w:val="Footer"/>
    <w:uiPriority w:val="99"/>
    <w:rsid w:val="00985D3E"/>
  </w:style>
  <w:style w:type="paragraph" w:styleId="BalloonText">
    <w:name w:val="Balloon Text"/>
    <w:basedOn w:val="Normal"/>
    <w:link w:val="BalloonTextChar"/>
    <w:uiPriority w:val="99"/>
    <w:semiHidden/>
    <w:unhideWhenUsed/>
    <w:rsid w:val="003569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6995"/>
    <w:rPr>
      <w:rFonts w:ascii="Lucida Grande" w:hAnsi="Lucida Grande" w:cs="Lucida Grande"/>
      <w:sz w:val="18"/>
      <w:szCs w:val="18"/>
    </w:rPr>
  </w:style>
  <w:style w:type="character" w:styleId="FollowedHyperlink">
    <w:name w:val="FollowedHyperlink"/>
    <w:basedOn w:val="DefaultParagraphFont"/>
    <w:uiPriority w:val="99"/>
    <w:semiHidden/>
    <w:unhideWhenUsed/>
    <w:rsid w:val="007F43B6"/>
    <w:rPr>
      <w:color w:val="800080" w:themeColor="followedHyperlink"/>
      <w:u w:val="single"/>
    </w:rPr>
  </w:style>
  <w:style w:type="paragraph" w:styleId="Revision">
    <w:name w:val="Revision"/>
    <w:hidden/>
    <w:uiPriority w:val="99"/>
    <w:semiHidden/>
    <w:rsid w:val="007827E8"/>
  </w:style>
  <w:style w:type="character" w:styleId="CommentReference">
    <w:name w:val="annotation reference"/>
    <w:basedOn w:val="DefaultParagraphFont"/>
    <w:uiPriority w:val="99"/>
    <w:semiHidden/>
    <w:unhideWhenUsed/>
    <w:rsid w:val="007827E8"/>
    <w:rPr>
      <w:sz w:val="18"/>
      <w:szCs w:val="18"/>
    </w:rPr>
  </w:style>
  <w:style w:type="paragraph" w:styleId="CommentText">
    <w:name w:val="annotation text"/>
    <w:basedOn w:val="Normal"/>
    <w:link w:val="CommentTextChar"/>
    <w:uiPriority w:val="99"/>
    <w:semiHidden/>
    <w:unhideWhenUsed/>
    <w:rsid w:val="007827E8"/>
  </w:style>
  <w:style w:type="character" w:customStyle="1" w:styleId="CommentTextChar">
    <w:name w:val="Comment Text Char"/>
    <w:basedOn w:val="DefaultParagraphFont"/>
    <w:link w:val="CommentText"/>
    <w:uiPriority w:val="99"/>
    <w:semiHidden/>
    <w:rsid w:val="007827E8"/>
  </w:style>
  <w:style w:type="paragraph" w:styleId="CommentSubject">
    <w:name w:val="annotation subject"/>
    <w:basedOn w:val="CommentText"/>
    <w:next w:val="CommentText"/>
    <w:link w:val="CommentSubjectChar"/>
    <w:uiPriority w:val="99"/>
    <w:semiHidden/>
    <w:unhideWhenUsed/>
    <w:rsid w:val="007827E8"/>
    <w:rPr>
      <w:b/>
      <w:bCs/>
      <w:sz w:val="20"/>
      <w:szCs w:val="20"/>
    </w:rPr>
  </w:style>
  <w:style w:type="character" w:customStyle="1" w:styleId="CommentSubjectChar">
    <w:name w:val="Comment Subject Char"/>
    <w:basedOn w:val="CommentTextChar"/>
    <w:link w:val="CommentSubject"/>
    <w:uiPriority w:val="99"/>
    <w:semiHidden/>
    <w:rsid w:val="007827E8"/>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F36F7"/>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3F36F7"/>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6F7"/>
    <w:rPr>
      <w:rFonts w:ascii="Times" w:hAnsi="Times"/>
      <w:b/>
      <w:bCs/>
      <w:kern w:val="36"/>
      <w:sz w:val="48"/>
      <w:szCs w:val="48"/>
    </w:rPr>
  </w:style>
  <w:style w:type="character" w:customStyle="1" w:styleId="Heading2Char">
    <w:name w:val="Heading 2 Char"/>
    <w:basedOn w:val="DefaultParagraphFont"/>
    <w:link w:val="Heading2"/>
    <w:uiPriority w:val="9"/>
    <w:rsid w:val="003F36F7"/>
    <w:rPr>
      <w:rFonts w:ascii="Times" w:hAnsi="Times"/>
      <w:b/>
      <w:bCs/>
      <w:sz w:val="36"/>
      <w:szCs w:val="36"/>
    </w:rPr>
  </w:style>
  <w:style w:type="character" w:styleId="Strong">
    <w:name w:val="Strong"/>
    <w:basedOn w:val="DefaultParagraphFont"/>
    <w:uiPriority w:val="22"/>
    <w:qFormat/>
    <w:rsid w:val="003F36F7"/>
    <w:rPr>
      <w:b/>
      <w:bCs/>
    </w:rPr>
  </w:style>
  <w:style w:type="numbering" w:styleId="111111">
    <w:name w:val="Outline List 2"/>
    <w:basedOn w:val="NoList"/>
    <w:uiPriority w:val="99"/>
    <w:semiHidden/>
    <w:unhideWhenUsed/>
    <w:rsid w:val="0013367C"/>
    <w:pPr>
      <w:numPr>
        <w:numId w:val="2"/>
      </w:numPr>
    </w:pPr>
  </w:style>
  <w:style w:type="paragraph" w:styleId="ListParagraph">
    <w:name w:val="List Paragraph"/>
    <w:basedOn w:val="Normal"/>
    <w:uiPriority w:val="34"/>
    <w:qFormat/>
    <w:rsid w:val="0013367C"/>
    <w:pPr>
      <w:ind w:left="720"/>
      <w:contextualSpacing/>
    </w:pPr>
  </w:style>
  <w:style w:type="character" w:styleId="Hyperlink">
    <w:name w:val="Hyperlink"/>
    <w:basedOn w:val="DefaultParagraphFont"/>
    <w:uiPriority w:val="99"/>
    <w:unhideWhenUsed/>
    <w:rsid w:val="009F6FAF"/>
    <w:rPr>
      <w:color w:val="0000FF" w:themeColor="hyperlink"/>
      <w:u w:val="single"/>
    </w:rPr>
  </w:style>
  <w:style w:type="paragraph" w:styleId="Header">
    <w:name w:val="header"/>
    <w:basedOn w:val="Normal"/>
    <w:link w:val="HeaderChar"/>
    <w:uiPriority w:val="99"/>
    <w:unhideWhenUsed/>
    <w:rsid w:val="00985D3E"/>
    <w:pPr>
      <w:tabs>
        <w:tab w:val="center" w:pos="4320"/>
        <w:tab w:val="right" w:pos="8640"/>
      </w:tabs>
    </w:pPr>
  </w:style>
  <w:style w:type="character" w:customStyle="1" w:styleId="HeaderChar">
    <w:name w:val="Header Char"/>
    <w:basedOn w:val="DefaultParagraphFont"/>
    <w:link w:val="Header"/>
    <w:uiPriority w:val="99"/>
    <w:rsid w:val="00985D3E"/>
  </w:style>
  <w:style w:type="paragraph" w:styleId="Footer">
    <w:name w:val="footer"/>
    <w:basedOn w:val="Normal"/>
    <w:link w:val="FooterChar"/>
    <w:uiPriority w:val="99"/>
    <w:unhideWhenUsed/>
    <w:rsid w:val="00985D3E"/>
    <w:pPr>
      <w:tabs>
        <w:tab w:val="center" w:pos="4320"/>
        <w:tab w:val="right" w:pos="8640"/>
      </w:tabs>
    </w:pPr>
  </w:style>
  <w:style w:type="character" w:customStyle="1" w:styleId="FooterChar">
    <w:name w:val="Footer Char"/>
    <w:basedOn w:val="DefaultParagraphFont"/>
    <w:link w:val="Footer"/>
    <w:uiPriority w:val="99"/>
    <w:rsid w:val="00985D3E"/>
  </w:style>
  <w:style w:type="paragraph" w:styleId="BalloonText">
    <w:name w:val="Balloon Text"/>
    <w:basedOn w:val="Normal"/>
    <w:link w:val="BalloonTextChar"/>
    <w:uiPriority w:val="99"/>
    <w:semiHidden/>
    <w:unhideWhenUsed/>
    <w:rsid w:val="003569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6995"/>
    <w:rPr>
      <w:rFonts w:ascii="Lucida Grande" w:hAnsi="Lucida Grande" w:cs="Lucida Grande"/>
      <w:sz w:val="18"/>
      <w:szCs w:val="18"/>
    </w:rPr>
  </w:style>
  <w:style w:type="character" w:styleId="FollowedHyperlink">
    <w:name w:val="FollowedHyperlink"/>
    <w:basedOn w:val="DefaultParagraphFont"/>
    <w:uiPriority w:val="99"/>
    <w:semiHidden/>
    <w:unhideWhenUsed/>
    <w:rsid w:val="007F43B6"/>
    <w:rPr>
      <w:color w:val="800080" w:themeColor="followedHyperlink"/>
      <w:u w:val="single"/>
    </w:rPr>
  </w:style>
  <w:style w:type="paragraph" w:styleId="Revision">
    <w:name w:val="Revision"/>
    <w:hidden/>
    <w:uiPriority w:val="99"/>
    <w:semiHidden/>
    <w:rsid w:val="007827E8"/>
  </w:style>
  <w:style w:type="character" w:styleId="CommentReference">
    <w:name w:val="annotation reference"/>
    <w:basedOn w:val="DefaultParagraphFont"/>
    <w:uiPriority w:val="99"/>
    <w:semiHidden/>
    <w:unhideWhenUsed/>
    <w:rsid w:val="007827E8"/>
    <w:rPr>
      <w:sz w:val="18"/>
      <w:szCs w:val="18"/>
    </w:rPr>
  </w:style>
  <w:style w:type="paragraph" w:styleId="CommentText">
    <w:name w:val="annotation text"/>
    <w:basedOn w:val="Normal"/>
    <w:link w:val="CommentTextChar"/>
    <w:uiPriority w:val="99"/>
    <w:semiHidden/>
    <w:unhideWhenUsed/>
    <w:rsid w:val="007827E8"/>
  </w:style>
  <w:style w:type="character" w:customStyle="1" w:styleId="CommentTextChar">
    <w:name w:val="Comment Text Char"/>
    <w:basedOn w:val="DefaultParagraphFont"/>
    <w:link w:val="CommentText"/>
    <w:uiPriority w:val="99"/>
    <w:semiHidden/>
    <w:rsid w:val="007827E8"/>
  </w:style>
  <w:style w:type="paragraph" w:styleId="CommentSubject">
    <w:name w:val="annotation subject"/>
    <w:basedOn w:val="CommentText"/>
    <w:next w:val="CommentText"/>
    <w:link w:val="CommentSubjectChar"/>
    <w:uiPriority w:val="99"/>
    <w:semiHidden/>
    <w:unhideWhenUsed/>
    <w:rsid w:val="007827E8"/>
    <w:rPr>
      <w:b/>
      <w:bCs/>
      <w:sz w:val="20"/>
      <w:szCs w:val="20"/>
    </w:rPr>
  </w:style>
  <w:style w:type="character" w:customStyle="1" w:styleId="CommentSubjectChar">
    <w:name w:val="Comment Subject Char"/>
    <w:basedOn w:val="CommentTextChar"/>
    <w:link w:val="CommentSubject"/>
    <w:uiPriority w:val="99"/>
    <w:semiHidden/>
    <w:rsid w:val="007827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00185">
      <w:bodyDiv w:val="1"/>
      <w:marLeft w:val="0"/>
      <w:marRight w:val="0"/>
      <w:marTop w:val="0"/>
      <w:marBottom w:val="0"/>
      <w:divBdr>
        <w:top w:val="none" w:sz="0" w:space="0" w:color="auto"/>
        <w:left w:val="none" w:sz="0" w:space="0" w:color="auto"/>
        <w:bottom w:val="none" w:sz="0" w:space="0" w:color="auto"/>
        <w:right w:val="none" w:sz="0" w:space="0" w:color="auto"/>
      </w:divBdr>
    </w:div>
    <w:div w:id="561672034">
      <w:bodyDiv w:val="1"/>
      <w:marLeft w:val="0"/>
      <w:marRight w:val="0"/>
      <w:marTop w:val="0"/>
      <w:marBottom w:val="0"/>
      <w:divBdr>
        <w:top w:val="none" w:sz="0" w:space="0" w:color="auto"/>
        <w:left w:val="none" w:sz="0" w:space="0" w:color="auto"/>
        <w:bottom w:val="none" w:sz="0" w:space="0" w:color="auto"/>
        <w:right w:val="none" w:sz="0" w:space="0" w:color="auto"/>
      </w:divBdr>
    </w:div>
    <w:div w:id="1224871200">
      <w:bodyDiv w:val="1"/>
      <w:marLeft w:val="0"/>
      <w:marRight w:val="0"/>
      <w:marTop w:val="0"/>
      <w:marBottom w:val="0"/>
      <w:divBdr>
        <w:top w:val="none" w:sz="0" w:space="0" w:color="auto"/>
        <w:left w:val="none" w:sz="0" w:space="0" w:color="auto"/>
        <w:bottom w:val="none" w:sz="0" w:space="0" w:color="auto"/>
        <w:right w:val="none" w:sz="0" w:space="0" w:color="auto"/>
      </w:divBdr>
    </w:div>
    <w:div w:id="1287735422">
      <w:bodyDiv w:val="1"/>
      <w:marLeft w:val="0"/>
      <w:marRight w:val="0"/>
      <w:marTop w:val="0"/>
      <w:marBottom w:val="0"/>
      <w:divBdr>
        <w:top w:val="none" w:sz="0" w:space="0" w:color="auto"/>
        <w:left w:val="none" w:sz="0" w:space="0" w:color="auto"/>
        <w:bottom w:val="none" w:sz="0" w:space="0" w:color="auto"/>
        <w:right w:val="none" w:sz="0" w:space="0" w:color="auto"/>
      </w:divBdr>
    </w:div>
    <w:div w:id="1644121976">
      <w:bodyDiv w:val="1"/>
      <w:marLeft w:val="0"/>
      <w:marRight w:val="0"/>
      <w:marTop w:val="0"/>
      <w:marBottom w:val="0"/>
      <w:divBdr>
        <w:top w:val="none" w:sz="0" w:space="0" w:color="auto"/>
        <w:left w:val="none" w:sz="0" w:space="0" w:color="auto"/>
        <w:bottom w:val="none" w:sz="0" w:space="0" w:color="auto"/>
        <w:right w:val="none" w:sz="0" w:space="0" w:color="auto"/>
      </w:divBdr>
    </w:div>
    <w:div w:id="1755514419">
      <w:bodyDiv w:val="1"/>
      <w:marLeft w:val="0"/>
      <w:marRight w:val="0"/>
      <w:marTop w:val="0"/>
      <w:marBottom w:val="0"/>
      <w:divBdr>
        <w:top w:val="none" w:sz="0" w:space="0" w:color="auto"/>
        <w:left w:val="none" w:sz="0" w:space="0" w:color="auto"/>
        <w:bottom w:val="none" w:sz="0" w:space="0" w:color="auto"/>
        <w:right w:val="none" w:sz="0" w:space="0" w:color="auto"/>
      </w:divBdr>
    </w:div>
    <w:div w:id="1807115458">
      <w:bodyDiv w:val="1"/>
      <w:marLeft w:val="0"/>
      <w:marRight w:val="0"/>
      <w:marTop w:val="0"/>
      <w:marBottom w:val="0"/>
      <w:divBdr>
        <w:top w:val="none" w:sz="0" w:space="0" w:color="auto"/>
        <w:left w:val="none" w:sz="0" w:space="0" w:color="auto"/>
        <w:bottom w:val="none" w:sz="0" w:space="0" w:color="auto"/>
        <w:right w:val="none" w:sz="0" w:space="0" w:color="auto"/>
      </w:divBdr>
    </w:div>
    <w:div w:id="18565788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7.png"/><Relationship Id="rId47" Type="http://schemas.openxmlformats.org/officeDocument/2006/relationships/hyperlink" Target="http://www.idmanagement.gov/pages.cfm/page/ICAM" TargetMode="External"/><Relationship Id="rId48" Type="http://schemas.openxmlformats.org/officeDocument/2006/relationships/hyperlink" Target="http://www.idecosystem.org/" TargetMode="External"/><Relationship Id="rId49" Type="http://schemas.openxmlformats.org/officeDocument/2006/relationships/hyperlink" Target="http://openid.net/specs/openid-authentication-2_0.html" TargetMode="External"/><Relationship Id="rId20" Type="http://schemas.openxmlformats.org/officeDocument/2006/relationships/hyperlink" Target="http://axschema.org/contact/email" TargetMode="External"/><Relationship Id="rId21" Type="http://schemas.openxmlformats.org/officeDocument/2006/relationships/hyperlink" Target="http://axschema.org/contact/phone/business" TargetMode="External"/><Relationship Id="rId22" Type="http://schemas.openxmlformats.org/officeDocument/2006/relationships/hyperlink" Target="http://openid.net/connect" TargetMode="External"/><Relationship Id="rId23" Type="http://schemas.openxmlformats.org/officeDocument/2006/relationships/hyperlink" Target="http://openid.net/specs/openid-connect-basic-1_0.html" TargetMode="External"/><Relationship Id="rId24" Type="http://schemas.openxmlformats.org/officeDocument/2006/relationships/hyperlink" Target="http://openid.net/specs/openid-connect-messages-1_0.html" TargetMode="External"/><Relationship Id="rId25" Type="http://schemas.openxmlformats.org/officeDocument/2006/relationships/hyperlink" Target="http://openid.net/specs/openid-authentication-2_0.html" TargetMode="External"/><Relationship Id="rId26" Type="http://schemas.openxmlformats.org/officeDocument/2006/relationships/hyperlink" Target="http://openid.net/specs/openid-attribute-exchange-1_0.html" TargetMode="External"/><Relationship Id="rId27" Type="http://schemas.openxmlformats.org/officeDocument/2006/relationships/hyperlink" Target="http://openid.net/specs/openid-provider-authentication-policy-extension-1_0.html" TargetMode="External"/><Relationship Id="rId28" Type="http://schemas.openxmlformats.org/officeDocument/2006/relationships/hyperlink" Target="http://openid.net/specs/openid-connect-basic-1_0.html" TargetMode="External"/><Relationship Id="rId29" Type="http://schemas.openxmlformats.org/officeDocument/2006/relationships/hyperlink" Target="http://openid.net/specs/openid-connect-messages-1_0.html"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openid.net/specs/openid-connect-standard-1_0.html" TargetMode="External"/><Relationship Id="rId31" Type="http://schemas.openxmlformats.org/officeDocument/2006/relationships/hyperlink" Target="http://openid.net/specs/openid-connect-discovery-1_0.html" TargetMode="External"/><Relationship Id="rId32" Type="http://schemas.openxmlformats.org/officeDocument/2006/relationships/hyperlink" Target="http://openid.net/specs/openid-connect-registration-1_0.html" TargetMode="External"/><Relationship Id="rId9" Type="http://schemas.openxmlformats.org/officeDocument/2006/relationships/hyperlink" Target="https://id.mitre.org/about"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tools.ietf.org/html/draft-jones-simple-web-discovery" TargetMode="External"/><Relationship Id="rId34" Type="http://schemas.openxmlformats.org/officeDocument/2006/relationships/hyperlink" Target="http://tools.ietf.org/html/draft-ietf-oauth-v2" TargetMode="External"/><Relationship Id="rId35" Type="http://schemas.openxmlformats.org/officeDocument/2006/relationships/hyperlink" Target="http://tools.ietf.org/html/draft-ietf-oauth-v2-bearer" TargetMode="External"/><Relationship Id="rId36" Type="http://schemas.openxmlformats.org/officeDocument/2006/relationships/hyperlink" Target="http://tools.ietf.org/html/draft-ietf-oauth-json-web-token" TargetMode="External"/><Relationship Id="rId10" Type="http://schemas.openxmlformats.org/officeDocument/2006/relationships/hyperlink" Target="http://www.civics.com/use-cases" TargetMode="External"/><Relationship Id="rId11" Type="http://schemas.openxmlformats.org/officeDocument/2006/relationships/hyperlink" Target="http://www.mitre.org/trustframework" TargetMode="External"/><Relationship Id="rId12" Type="http://schemas.openxmlformats.org/officeDocument/2006/relationships/hyperlink" Target="http://www.mitre.org/trustframework" TargetMode="External"/><Relationship Id="rId13" Type="http://schemas.openxmlformats.org/officeDocument/2006/relationships/hyperlink" Target="http://openid.net/specs/openid-authentication-2_0.html" TargetMode="External"/><Relationship Id="rId14" Type="http://schemas.openxmlformats.org/officeDocument/2006/relationships/hyperlink" Target="http://openid.net/specs/openid-attribute-exchange-1_0.html" TargetMode="External"/><Relationship Id="rId15" Type="http://schemas.openxmlformats.org/officeDocument/2006/relationships/hyperlink" Target="http://axschema.org/" TargetMode="External"/><Relationship Id="rId16" Type="http://schemas.openxmlformats.org/officeDocument/2006/relationships/hyperlink" Target="http://axschema.org/friendly" TargetMode="External"/><Relationship Id="rId17" Type="http://schemas.openxmlformats.org/officeDocument/2006/relationships/hyperlink" Target="http://axschema.org/namePerson/first" TargetMode="External"/><Relationship Id="rId18" Type="http://schemas.openxmlformats.org/officeDocument/2006/relationships/hyperlink" Target="http://axschema.org/namePerson/last" TargetMode="External"/><Relationship Id="rId19" Type="http://schemas.openxmlformats.org/officeDocument/2006/relationships/hyperlink" Target="http://axschema.org/namePerson" TargetMode="External"/><Relationship Id="rId37" Type="http://schemas.openxmlformats.org/officeDocument/2006/relationships/hyperlink" Target="http://tools.ietf.org/html/draft-ietf-jose-json-web-signature" TargetMode="External"/><Relationship Id="rId38" Type="http://schemas.openxmlformats.org/officeDocument/2006/relationships/hyperlink" Target="http://tools.ietf.org/html/draft-ietf-jose-json-web-encryption" TargetMode="External"/><Relationship Id="rId39" Type="http://schemas.openxmlformats.org/officeDocument/2006/relationships/hyperlink" Target="http://tools.ietf.org/html/draft-ietf-jose-json-web-key" TargetMode="External"/><Relationship Id="rId40" Type="http://schemas.openxmlformats.org/officeDocument/2006/relationships/hyperlink" Target="http://tools.ietf.org/html/draft-ietf-jose-json-web-algorithms" TargetMode="External"/><Relationship Id="rId41" Type="http://schemas.openxmlformats.org/officeDocument/2006/relationships/image" Target="media/image2.jpg"/><Relationship Id="rId42" Type="http://schemas.openxmlformats.org/officeDocument/2006/relationships/image" Target="media/image3.jpg"/><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20</Pages>
  <Words>5466</Words>
  <Characters>31162</Characters>
  <Application>Microsoft Macintosh Word</Application>
  <DocSecurity>0</DocSecurity>
  <Lines>259</Lines>
  <Paragraphs>73</Paragraphs>
  <ScaleCrop>false</ScaleCrop>
  <Company/>
  <LinksUpToDate>false</LinksUpToDate>
  <CharactersWithSpaces>36555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Dazza Greenwood</dc:creator>
  <cp:keywords/>
  <dc:description/>
  <cp:lastModifiedBy>Dazza Greenwood</cp:lastModifiedBy>
  <cp:revision>19</cp:revision>
  <cp:lastPrinted>2012-09-17T16:25:00Z</cp:lastPrinted>
  <dcterms:created xsi:type="dcterms:W3CDTF">2012-09-24T15:06:00Z</dcterms:created>
  <dcterms:modified xsi:type="dcterms:W3CDTF">2012-09-25T21:33:00Z</dcterms:modified>
</cp:coreProperties>
</file>